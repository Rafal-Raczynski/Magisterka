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1453" w14:textId="77777777" w:rsidR="0016248B" w:rsidRPr="00F668B1" w:rsidRDefault="0016248B" w:rsidP="0016248B">
      <w:pPr>
        <w:spacing w:line="360" w:lineRule="auto"/>
        <w:ind w:firstLine="0"/>
        <w:jc w:val="center"/>
        <w:rPr>
          <w:sz w:val="24"/>
          <w:szCs w:val="24"/>
        </w:rPr>
      </w:pPr>
      <w:r w:rsidRPr="00F668B1">
        <w:rPr>
          <w:noProof/>
          <w:sz w:val="24"/>
          <w:szCs w:val="24"/>
          <w:lang w:eastAsia="pl-PL"/>
        </w:rPr>
        <w:drawing>
          <wp:inline distT="0" distB="0" distL="0" distR="0" wp14:anchorId="5FB9790C" wp14:editId="6965B69F">
            <wp:extent cx="5760720" cy="913831"/>
            <wp:effectExtent l="0" t="0" r="0" b="635"/>
            <wp:docPr id="7" name="Picture 7" descr="\\DSS-JGI\Documents\PRZEPISY WEW\Projekty zarządzen uchwał decyzji\2016_Zarz w spr wymogów edytorskich prac dypl\zmiana zarz 2016 11\od Danusi materialy 2016 12 02\glowki\ELEK-glow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S-JGI\Documents\PRZEPISY WEW\Projekty zarządzen uchwał decyzji\2016_Zarz w spr wymogów edytorskich prac dypl\zmiana zarz 2016 11\od Danusi materialy 2016 12 02\glowki\ELEK-glowk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913831"/>
                    </a:xfrm>
                    <a:prstGeom prst="rect">
                      <a:avLst/>
                    </a:prstGeom>
                    <a:noFill/>
                    <a:ln>
                      <a:noFill/>
                    </a:ln>
                  </pic:spPr>
                </pic:pic>
              </a:graphicData>
            </a:graphic>
          </wp:inline>
        </w:drawing>
      </w:r>
    </w:p>
    <w:p w14:paraId="1871B4BB" w14:textId="77777777" w:rsidR="0016248B" w:rsidRPr="00F668B1" w:rsidRDefault="0016248B" w:rsidP="0016248B">
      <w:pPr>
        <w:spacing w:line="480" w:lineRule="auto"/>
        <w:ind w:firstLine="0"/>
        <w:jc w:val="center"/>
        <w:rPr>
          <w:sz w:val="24"/>
          <w:szCs w:val="24"/>
        </w:rPr>
      </w:pPr>
    </w:p>
    <w:p w14:paraId="778768C6" w14:textId="24AFA9B9" w:rsidR="0016248B" w:rsidRPr="00F668B1" w:rsidRDefault="00C60901" w:rsidP="0016248B">
      <w:pPr>
        <w:spacing w:line="480" w:lineRule="auto"/>
        <w:ind w:firstLine="0"/>
        <w:jc w:val="center"/>
        <w:rPr>
          <w:sz w:val="24"/>
          <w:szCs w:val="24"/>
        </w:rPr>
      </w:pPr>
      <w:r w:rsidRPr="00C60901">
        <w:rPr>
          <w:sz w:val="24"/>
          <w:szCs w:val="24"/>
        </w:rPr>
        <w:t>Instytut Sterowania i Elektroniki Przemysłowej</w:t>
      </w:r>
    </w:p>
    <w:p w14:paraId="19EEEFA8" w14:textId="4DBD54FC" w:rsidR="0016248B" w:rsidRDefault="000F15EF" w:rsidP="00C763C3">
      <w:pPr>
        <w:ind w:firstLine="0"/>
        <w:jc w:val="center"/>
        <w:rPr>
          <w:sz w:val="24"/>
          <w:szCs w:val="24"/>
        </w:rPr>
      </w:pPr>
      <w:r>
        <w:rPr>
          <w:noProof/>
        </w:rPr>
        <w:drawing>
          <wp:inline distT="0" distB="0" distL="0" distR="0" wp14:anchorId="12AB543E" wp14:editId="48FBD8FD">
            <wp:extent cx="5760085" cy="1254125"/>
            <wp:effectExtent l="0" t="0" r="0" b="3175"/>
            <wp:docPr id="2" name="Obraz 1" descr="\\DSS-JGI\Documents\PRZEPISY WEW\Projekty zarządzen uchwał decyzji\2016_Zarz w spr wymogów edytorskich prac dypl\zmiana zarz 2016 11\od Danusi materialy 2016 11 29\praca-magisters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DSS-JGI\Documents\PRZEPISY WEW\Projekty zarządzen uchwał decyzji\2016_Zarz w spr wymogów edytorskich prac dypl\zmiana zarz 2016 11\od Danusi materialy 2016 11 29\praca-magisterska.jp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1254125"/>
                    </a:xfrm>
                    <a:prstGeom prst="rect">
                      <a:avLst/>
                    </a:prstGeom>
                    <a:noFill/>
                    <a:ln>
                      <a:noFill/>
                    </a:ln>
                  </pic:spPr>
                </pic:pic>
              </a:graphicData>
            </a:graphic>
          </wp:inline>
        </w:drawing>
      </w:r>
      <w:r w:rsidR="0016248B" w:rsidRPr="00F668B1">
        <w:rPr>
          <w:sz w:val="24"/>
          <w:szCs w:val="24"/>
        </w:rPr>
        <w:t>na kierunku</w:t>
      </w:r>
      <w:r>
        <w:rPr>
          <w:sz w:val="24"/>
          <w:szCs w:val="24"/>
        </w:rPr>
        <w:t xml:space="preserve"> Elektrotechnika</w:t>
      </w:r>
    </w:p>
    <w:p w14:paraId="04F965E8" w14:textId="0F5DC35E" w:rsidR="00C763C3" w:rsidRPr="00CF2428" w:rsidRDefault="000F15EF" w:rsidP="00C763C3">
      <w:pPr>
        <w:ind w:firstLine="0"/>
        <w:jc w:val="center"/>
        <w:rPr>
          <w:sz w:val="24"/>
          <w:szCs w:val="24"/>
        </w:rPr>
      </w:pPr>
      <w:r>
        <w:rPr>
          <w:sz w:val="24"/>
          <w:szCs w:val="24"/>
        </w:rPr>
        <w:t>w specjalności Elektronika Przemysłowa</w:t>
      </w:r>
    </w:p>
    <w:p w14:paraId="7E6CBFCB" w14:textId="77777777" w:rsidR="0016248B" w:rsidRPr="00B11C6B" w:rsidRDefault="0016248B" w:rsidP="0016248B">
      <w:pPr>
        <w:spacing w:line="480" w:lineRule="auto"/>
        <w:ind w:firstLine="0"/>
        <w:jc w:val="center"/>
        <w:rPr>
          <w:sz w:val="28"/>
          <w:szCs w:val="28"/>
          <w:highlight w:val="yellow"/>
        </w:rPr>
      </w:pPr>
    </w:p>
    <w:p w14:paraId="76CE4E29" w14:textId="32ECF795" w:rsidR="0016248B" w:rsidRPr="00384469" w:rsidRDefault="000F15EF" w:rsidP="0016248B">
      <w:pPr>
        <w:spacing w:line="480" w:lineRule="auto"/>
        <w:ind w:firstLine="0"/>
        <w:jc w:val="center"/>
        <w:rPr>
          <w:sz w:val="28"/>
          <w:szCs w:val="28"/>
        </w:rPr>
      </w:pPr>
      <w:bookmarkStart w:id="0" w:name="_Hlk125482497"/>
      <w:r w:rsidRPr="000F15EF">
        <w:rPr>
          <w:color w:val="000000"/>
          <w:sz w:val="27"/>
          <w:szCs w:val="27"/>
          <w:shd w:val="clear" w:color="auto" w:fill="FFFFFF"/>
        </w:rPr>
        <w:t>Analiza trendu rozwoju rynku pojazdów elektrycznych w Polsce i ich wpływu na Krajowy System Elektroenergetyczny</w:t>
      </w:r>
    </w:p>
    <w:bookmarkEnd w:id="0"/>
    <w:p w14:paraId="63996E22" w14:textId="0270C525" w:rsidR="0016248B" w:rsidRPr="00384469" w:rsidRDefault="00384469" w:rsidP="0016248B">
      <w:pPr>
        <w:ind w:firstLine="0"/>
        <w:jc w:val="center"/>
        <w:rPr>
          <w:sz w:val="42"/>
          <w:szCs w:val="42"/>
        </w:rPr>
      </w:pPr>
      <w:r w:rsidRPr="00384469">
        <w:rPr>
          <w:sz w:val="42"/>
          <w:szCs w:val="42"/>
        </w:rPr>
        <w:t>Rafał Raczyński</w:t>
      </w:r>
    </w:p>
    <w:p w14:paraId="1022F648" w14:textId="4EDC367E" w:rsidR="0016248B" w:rsidRPr="00056993" w:rsidRDefault="00384469" w:rsidP="0016248B">
      <w:pPr>
        <w:spacing w:line="480" w:lineRule="auto"/>
        <w:ind w:firstLine="0"/>
        <w:jc w:val="center"/>
        <w:rPr>
          <w:sz w:val="24"/>
          <w:szCs w:val="24"/>
        </w:rPr>
      </w:pPr>
      <w:r w:rsidRPr="00384469">
        <w:rPr>
          <w:sz w:val="24"/>
          <w:szCs w:val="24"/>
        </w:rPr>
        <w:t>311277</w:t>
      </w:r>
    </w:p>
    <w:p w14:paraId="284ED929" w14:textId="77777777" w:rsidR="0016248B" w:rsidRPr="00056993" w:rsidRDefault="0016248B" w:rsidP="0016248B">
      <w:pPr>
        <w:spacing w:line="480" w:lineRule="auto"/>
        <w:ind w:firstLine="0"/>
        <w:jc w:val="center"/>
        <w:rPr>
          <w:sz w:val="24"/>
          <w:szCs w:val="24"/>
        </w:rPr>
      </w:pPr>
    </w:p>
    <w:p w14:paraId="73EDCBCA" w14:textId="6DE4C4D1" w:rsidR="0016248B" w:rsidRPr="00056993" w:rsidRDefault="000F15EF" w:rsidP="0016248B">
      <w:pPr>
        <w:ind w:firstLine="0"/>
        <w:jc w:val="center"/>
        <w:rPr>
          <w:sz w:val="24"/>
          <w:szCs w:val="24"/>
        </w:rPr>
      </w:pPr>
      <w:r>
        <w:rPr>
          <w:sz w:val="24"/>
          <w:szCs w:val="24"/>
        </w:rPr>
        <w:t>promotor</w:t>
      </w:r>
    </w:p>
    <w:p w14:paraId="6CFDBF12" w14:textId="5C5B1D12" w:rsidR="0016248B" w:rsidRPr="00F668B1" w:rsidRDefault="000F15EF" w:rsidP="0016248B">
      <w:pPr>
        <w:spacing w:line="480" w:lineRule="auto"/>
        <w:ind w:firstLine="0"/>
        <w:jc w:val="center"/>
        <w:rPr>
          <w:sz w:val="24"/>
          <w:szCs w:val="24"/>
        </w:rPr>
      </w:pPr>
      <w:r w:rsidRPr="000F15EF">
        <w:rPr>
          <w:color w:val="000000"/>
          <w:sz w:val="20"/>
          <w:szCs w:val="20"/>
          <w:shd w:val="clear" w:color="auto" w:fill="FFFFFF"/>
        </w:rPr>
        <w:t>dr inż.</w:t>
      </w:r>
      <w:r w:rsidR="007B4C66" w:rsidRPr="00056993">
        <w:rPr>
          <w:color w:val="000000"/>
          <w:sz w:val="20"/>
          <w:szCs w:val="20"/>
          <w:shd w:val="clear" w:color="auto" w:fill="FFFFFF"/>
        </w:rPr>
        <w:t xml:space="preserve"> </w:t>
      </w:r>
      <w:r>
        <w:rPr>
          <w:color w:val="000000"/>
          <w:sz w:val="20"/>
          <w:szCs w:val="20"/>
          <w:shd w:val="clear" w:color="auto" w:fill="FFFFFF"/>
        </w:rPr>
        <w:t xml:space="preserve">Krzysztof </w:t>
      </w:r>
      <w:proofErr w:type="spellStart"/>
      <w:r>
        <w:rPr>
          <w:color w:val="000000"/>
          <w:sz w:val="20"/>
          <w:szCs w:val="20"/>
          <w:shd w:val="clear" w:color="auto" w:fill="FFFFFF"/>
        </w:rPr>
        <w:t>Zagrajek</w:t>
      </w:r>
      <w:proofErr w:type="spellEnd"/>
    </w:p>
    <w:p w14:paraId="5D9808C7" w14:textId="77777777" w:rsidR="0016248B" w:rsidRPr="00F668B1" w:rsidRDefault="0016248B" w:rsidP="0016248B">
      <w:pPr>
        <w:spacing w:line="480" w:lineRule="auto"/>
        <w:ind w:firstLine="0"/>
        <w:jc w:val="center"/>
        <w:rPr>
          <w:sz w:val="24"/>
          <w:szCs w:val="24"/>
        </w:rPr>
      </w:pPr>
    </w:p>
    <w:p w14:paraId="2C95A238" w14:textId="77777777" w:rsidR="0016248B" w:rsidRPr="00F668B1" w:rsidRDefault="0016248B" w:rsidP="0016248B">
      <w:pPr>
        <w:spacing w:line="480" w:lineRule="auto"/>
        <w:ind w:firstLine="0"/>
        <w:jc w:val="center"/>
        <w:rPr>
          <w:sz w:val="24"/>
          <w:szCs w:val="24"/>
        </w:rPr>
      </w:pPr>
    </w:p>
    <w:p w14:paraId="037D15B7" w14:textId="77777777" w:rsidR="0016248B" w:rsidRPr="00F668B1" w:rsidRDefault="0016248B" w:rsidP="0016248B">
      <w:pPr>
        <w:spacing w:line="480" w:lineRule="auto"/>
        <w:ind w:firstLine="0"/>
        <w:jc w:val="center"/>
        <w:rPr>
          <w:sz w:val="24"/>
          <w:szCs w:val="24"/>
        </w:rPr>
      </w:pPr>
    </w:p>
    <w:p w14:paraId="70B6B903" w14:textId="77777777" w:rsidR="0016248B" w:rsidRPr="00F668B1" w:rsidRDefault="0016248B" w:rsidP="0016248B">
      <w:pPr>
        <w:spacing w:line="480" w:lineRule="auto"/>
        <w:ind w:firstLine="0"/>
        <w:jc w:val="center"/>
        <w:rPr>
          <w:sz w:val="24"/>
          <w:szCs w:val="24"/>
        </w:rPr>
      </w:pPr>
    </w:p>
    <w:p w14:paraId="535F16F6" w14:textId="77777777" w:rsidR="003E1A56" w:rsidRDefault="003E1A56" w:rsidP="0016248B">
      <w:pPr>
        <w:spacing w:line="480" w:lineRule="auto"/>
        <w:ind w:firstLine="0"/>
        <w:jc w:val="center"/>
        <w:rPr>
          <w:sz w:val="24"/>
          <w:szCs w:val="24"/>
        </w:rPr>
      </w:pPr>
    </w:p>
    <w:p w14:paraId="586A15D3" w14:textId="63E912EE" w:rsidR="006C6A96" w:rsidRPr="003E1A56" w:rsidRDefault="0016248B" w:rsidP="003E1A56">
      <w:pPr>
        <w:spacing w:line="480" w:lineRule="auto"/>
        <w:ind w:firstLine="0"/>
        <w:jc w:val="center"/>
        <w:rPr>
          <w:sz w:val="24"/>
          <w:szCs w:val="24"/>
        </w:rPr>
        <w:sectPr w:rsidR="006C6A96" w:rsidRPr="003E1A56" w:rsidSect="00DC38B4">
          <w:footerReference w:type="even" r:id="rId13"/>
          <w:footerReference w:type="default" r:id="rId14"/>
          <w:footerReference w:type="first" r:id="rId15"/>
          <w:type w:val="continuous"/>
          <w:pgSz w:w="11906" w:h="16838"/>
          <w:pgMar w:top="1418" w:right="1134" w:bottom="1418" w:left="1701" w:header="709" w:footer="709" w:gutter="0"/>
          <w:cols w:space="708"/>
          <w:titlePg/>
          <w:docGrid w:linePitch="360"/>
        </w:sectPr>
      </w:pPr>
      <w:r w:rsidRPr="00F668B1">
        <w:rPr>
          <w:sz w:val="24"/>
          <w:szCs w:val="24"/>
        </w:rPr>
        <w:t xml:space="preserve">WARSZAWA </w:t>
      </w:r>
      <w:r w:rsidR="000F15EF">
        <w:rPr>
          <w:sz w:val="24"/>
          <w:szCs w:val="24"/>
        </w:rPr>
        <w:t>2026</w:t>
      </w:r>
    </w:p>
    <w:p w14:paraId="26DC0BFE" w14:textId="77777777" w:rsidR="00AA2E18" w:rsidRDefault="00AA2E18">
      <w:pPr>
        <w:spacing w:after="200"/>
        <w:ind w:firstLine="0"/>
        <w:jc w:val="left"/>
        <w:rPr>
          <w:rFonts w:ascii="Segoe UI Light" w:hAnsi="Segoe UI Light"/>
          <w:sz w:val="24"/>
          <w:szCs w:val="24"/>
        </w:rPr>
      </w:pPr>
    </w:p>
    <w:p w14:paraId="32A68375" w14:textId="77777777" w:rsidR="00EE5AC5" w:rsidRDefault="00EE5AC5">
      <w:pPr>
        <w:spacing w:after="200"/>
        <w:ind w:firstLine="0"/>
        <w:jc w:val="left"/>
        <w:rPr>
          <w:rFonts w:ascii="Segoe UI Light" w:hAnsi="Segoe UI Light"/>
          <w:sz w:val="24"/>
          <w:szCs w:val="24"/>
        </w:rPr>
      </w:pPr>
    </w:p>
    <w:p w14:paraId="649CDF3F" w14:textId="77777777" w:rsidR="00EE5AC5" w:rsidRDefault="00EE5AC5">
      <w:pPr>
        <w:spacing w:after="200"/>
        <w:ind w:firstLine="0"/>
        <w:jc w:val="left"/>
        <w:rPr>
          <w:rFonts w:ascii="Segoe UI Light" w:hAnsi="Segoe UI Light"/>
          <w:sz w:val="24"/>
          <w:szCs w:val="24"/>
        </w:rPr>
      </w:pPr>
    </w:p>
    <w:p w14:paraId="762D7AA6" w14:textId="77777777" w:rsidR="00EE5AC5" w:rsidRDefault="00EE5AC5">
      <w:pPr>
        <w:spacing w:after="200"/>
        <w:ind w:firstLine="0"/>
        <w:jc w:val="left"/>
        <w:rPr>
          <w:rFonts w:ascii="Segoe UI Light" w:hAnsi="Segoe UI Light"/>
          <w:sz w:val="24"/>
          <w:szCs w:val="24"/>
        </w:rPr>
      </w:pPr>
    </w:p>
    <w:p w14:paraId="76D01AAA" w14:textId="77777777" w:rsidR="00EE5AC5" w:rsidRDefault="00EE5AC5">
      <w:pPr>
        <w:spacing w:after="200"/>
        <w:ind w:firstLine="0"/>
        <w:jc w:val="left"/>
        <w:rPr>
          <w:rFonts w:ascii="Segoe UI Light" w:hAnsi="Segoe UI Light"/>
          <w:sz w:val="24"/>
          <w:szCs w:val="24"/>
        </w:rPr>
      </w:pPr>
    </w:p>
    <w:p w14:paraId="7FACBA36" w14:textId="77777777" w:rsidR="00EE5AC5" w:rsidRDefault="00EE5AC5">
      <w:pPr>
        <w:spacing w:after="200"/>
        <w:ind w:firstLine="0"/>
        <w:jc w:val="left"/>
        <w:rPr>
          <w:rFonts w:ascii="Segoe UI Light" w:hAnsi="Segoe UI Light"/>
          <w:sz w:val="24"/>
          <w:szCs w:val="24"/>
        </w:rPr>
      </w:pPr>
    </w:p>
    <w:p w14:paraId="1F26B87B" w14:textId="77777777" w:rsidR="00EE5AC5" w:rsidRDefault="00EE5AC5">
      <w:pPr>
        <w:spacing w:after="200"/>
        <w:ind w:firstLine="0"/>
        <w:jc w:val="left"/>
        <w:rPr>
          <w:rFonts w:ascii="Segoe UI Light" w:hAnsi="Segoe UI Light"/>
          <w:sz w:val="24"/>
          <w:szCs w:val="24"/>
        </w:rPr>
      </w:pPr>
    </w:p>
    <w:p w14:paraId="6ADA43F7" w14:textId="77777777" w:rsidR="00EE5AC5" w:rsidRDefault="00EE5AC5">
      <w:pPr>
        <w:spacing w:after="200"/>
        <w:ind w:firstLine="0"/>
        <w:jc w:val="left"/>
        <w:rPr>
          <w:rFonts w:ascii="Segoe UI Light" w:hAnsi="Segoe UI Light"/>
          <w:sz w:val="24"/>
          <w:szCs w:val="24"/>
        </w:rPr>
      </w:pPr>
    </w:p>
    <w:p w14:paraId="6C44CFC8" w14:textId="77777777" w:rsidR="00EE5AC5" w:rsidRDefault="00EE5AC5">
      <w:pPr>
        <w:spacing w:after="200"/>
        <w:ind w:firstLine="0"/>
        <w:jc w:val="left"/>
        <w:rPr>
          <w:rFonts w:ascii="Segoe UI Light" w:hAnsi="Segoe UI Light"/>
          <w:sz w:val="24"/>
          <w:szCs w:val="24"/>
        </w:rPr>
      </w:pPr>
    </w:p>
    <w:p w14:paraId="18769FA3" w14:textId="77777777" w:rsidR="00EE5AC5" w:rsidRDefault="00EE5AC5">
      <w:pPr>
        <w:spacing w:after="200"/>
        <w:ind w:firstLine="0"/>
        <w:jc w:val="left"/>
        <w:rPr>
          <w:rFonts w:ascii="Segoe UI Light" w:hAnsi="Segoe UI Light"/>
          <w:sz w:val="24"/>
          <w:szCs w:val="24"/>
        </w:rPr>
      </w:pPr>
    </w:p>
    <w:p w14:paraId="660356C9" w14:textId="77777777" w:rsidR="00EE5AC5" w:rsidRDefault="00EE5AC5">
      <w:pPr>
        <w:spacing w:after="200"/>
        <w:ind w:firstLine="0"/>
        <w:jc w:val="left"/>
        <w:rPr>
          <w:rFonts w:ascii="Segoe UI Light" w:hAnsi="Segoe UI Light"/>
          <w:sz w:val="24"/>
          <w:szCs w:val="24"/>
        </w:rPr>
      </w:pPr>
    </w:p>
    <w:p w14:paraId="18E38BFA" w14:textId="77777777" w:rsidR="00EE5AC5" w:rsidRDefault="00EE5AC5">
      <w:pPr>
        <w:spacing w:after="200"/>
        <w:ind w:firstLine="0"/>
        <w:jc w:val="left"/>
        <w:rPr>
          <w:rFonts w:ascii="Segoe UI Light" w:hAnsi="Segoe UI Light"/>
          <w:sz w:val="24"/>
          <w:szCs w:val="24"/>
        </w:rPr>
      </w:pPr>
    </w:p>
    <w:p w14:paraId="2E839B60" w14:textId="77777777" w:rsidR="00EE5AC5" w:rsidRDefault="00EE5AC5">
      <w:pPr>
        <w:spacing w:after="200"/>
        <w:ind w:firstLine="0"/>
        <w:jc w:val="left"/>
        <w:rPr>
          <w:rFonts w:ascii="Segoe UI Light" w:hAnsi="Segoe UI Light"/>
          <w:sz w:val="24"/>
          <w:szCs w:val="24"/>
        </w:rPr>
      </w:pPr>
    </w:p>
    <w:p w14:paraId="4ECAAA6A" w14:textId="77777777" w:rsidR="00EE5AC5" w:rsidRDefault="00EE5AC5">
      <w:pPr>
        <w:spacing w:after="200"/>
        <w:ind w:firstLine="0"/>
        <w:jc w:val="left"/>
        <w:rPr>
          <w:rFonts w:ascii="Segoe UI Light" w:hAnsi="Segoe UI Light"/>
          <w:sz w:val="24"/>
          <w:szCs w:val="24"/>
        </w:rPr>
      </w:pPr>
    </w:p>
    <w:p w14:paraId="0E724736" w14:textId="77777777" w:rsidR="00EE5AC5" w:rsidRDefault="00EE5AC5">
      <w:pPr>
        <w:spacing w:after="200"/>
        <w:ind w:firstLine="0"/>
        <w:jc w:val="left"/>
        <w:rPr>
          <w:rFonts w:ascii="Segoe UI Light" w:hAnsi="Segoe UI Light"/>
          <w:sz w:val="24"/>
          <w:szCs w:val="24"/>
        </w:rPr>
      </w:pPr>
    </w:p>
    <w:p w14:paraId="3586382B" w14:textId="77777777" w:rsidR="00EE5AC5" w:rsidRDefault="00EE5AC5">
      <w:pPr>
        <w:spacing w:after="200"/>
        <w:ind w:firstLine="0"/>
        <w:jc w:val="left"/>
        <w:rPr>
          <w:rFonts w:ascii="Segoe UI Light" w:hAnsi="Segoe UI Light"/>
          <w:sz w:val="24"/>
          <w:szCs w:val="24"/>
        </w:rPr>
      </w:pPr>
    </w:p>
    <w:p w14:paraId="3486B155" w14:textId="77777777" w:rsidR="00EE5AC5" w:rsidRDefault="00EE5AC5">
      <w:pPr>
        <w:spacing w:after="200"/>
        <w:ind w:firstLine="0"/>
        <w:jc w:val="left"/>
        <w:rPr>
          <w:rFonts w:ascii="Segoe UI Light" w:hAnsi="Segoe UI Light"/>
          <w:sz w:val="24"/>
          <w:szCs w:val="24"/>
        </w:rPr>
      </w:pPr>
    </w:p>
    <w:p w14:paraId="7C346660" w14:textId="77777777" w:rsidR="00EE5AC5" w:rsidRDefault="00EE5AC5">
      <w:pPr>
        <w:spacing w:after="200"/>
        <w:ind w:firstLine="0"/>
        <w:jc w:val="left"/>
        <w:rPr>
          <w:rFonts w:ascii="Segoe UI Light" w:hAnsi="Segoe UI Light"/>
          <w:sz w:val="24"/>
          <w:szCs w:val="24"/>
        </w:rPr>
      </w:pPr>
    </w:p>
    <w:p w14:paraId="53381D3C" w14:textId="77777777" w:rsidR="00EE5AC5" w:rsidRDefault="00EE5AC5">
      <w:pPr>
        <w:spacing w:after="200"/>
        <w:ind w:firstLine="0"/>
        <w:jc w:val="left"/>
        <w:rPr>
          <w:rFonts w:ascii="Segoe UI Light" w:hAnsi="Segoe UI Light"/>
          <w:sz w:val="24"/>
          <w:szCs w:val="24"/>
        </w:rPr>
      </w:pPr>
    </w:p>
    <w:p w14:paraId="1A7B6791" w14:textId="77777777" w:rsidR="00EE5AC5" w:rsidRDefault="00EE5AC5">
      <w:pPr>
        <w:spacing w:after="200"/>
        <w:ind w:firstLine="0"/>
        <w:jc w:val="left"/>
        <w:rPr>
          <w:rFonts w:ascii="Segoe UI Light" w:hAnsi="Segoe UI Light"/>
          <w:sz w:val="24"/>
          <w:szCs w:val="24"/>
        </w:rPr>
      </w:pPr>
    </w:p>
    <w:p w14:paraId="512B0699" w14:textId="77777777" w:rsidR="00EE5AC5" w:rsidRDefault="00EE5AC5">
      <w:pPr>
        <w:spacing w:after="200"/>
        <w:ind w:firstLine="0"/>
        <w:jc w:val="left"/>
        <w:rPr>
          <w:rFonts w:ascii="Segoe UI Light" w:hAnsi="Segoe UI Light"/>
          <w:sz w:val="24"/>
          <w:szCs w:val="24"/>
        </w:rPr>
      </w:pPr>
    </w:p>
    <w:p w14:paraId="415A2532" w14:textId="77777777" w:rsidR="00EE5AC5" w:rsidRDefault="00EE5AC5">
      <w:pPr>
        <w:spacing w:after="200"/>
        <w:ind w:firstLine="0"/>
        <w:jc w:val="left"/>
        <w:rPr>
          <w:rFonts w:ascii="Segoe UI Light" w:hAnsi="Segoe UI Light"/>
          <w:sz w:val="24"/>
          <w:szCs w:val="24"/>
        </w:rPr>
      </w:pPr>
    </w:p>
    <w:p w14:paraId="78D432E4" w14:textId="7AA9060D" w:rsidR="00EE5AC5" w:rsidRDefault="00EE5AC5">
      <w:pPr>
        <w:spacing w:after="200"/>
        <w:ind w:firstLine="0"/>
        <w:jc w:val="left"/>
        <w:rPr>
          <w:rFonts w:ascii="Segoe UI Light" w:hAnsi="Segoe UI Light"/>
          <w:sz w:val="24"/>
          <w:szCs w:val="24"/>
        </w:rPr>
        <w:sectPr w:rsidR="00EE5AC5" w:rsidSect="00DC38B4">
          <w:footerReference w:type="even" r:id="rId16"/>
          <w:footerReference w:type="default" r:id="rId17"/>
          <w:type w:val="continuous"/>
          <w:pgSz w:w="11906" w:h="16838"/>
          <w:pgMar w:top="1418" w:right="1134" w:bottom="1418" w:left="1701" w:header="709" w:footer="709" w:gutter="0"/>
          <w:cols w:space="708"/>
          <w:titlePg/>
          <w:docGrid w:linePitch="360"/>
        </w:sectPr>
      </w:pPr>
    </w:p>
    <w:p w14:paraId="673424ED" w14:textId="287A9DC2" w:rsidR="00A85B4C" w:rsidRPr="009954C8" w:rsidRDefault="00A85B4C" w:rsidP="009954C8">
      <w:pPr>
        <w:spacing w:after="200"/>
        <w:ind w:firstLine="0"/>
        <w:jc w:val="left"/>
        <w:rPr>
          <w:b/>
          <w:sz w:val="24"/>
          <w:szCs w:val="24"/>
        </w:rPr>
        <w:sectPr w:rsidR="00A85B4C" w:rsidRPr="009954C8" w:rsidSect="00DC38B4">
          <w:type w:val="continuous"/>
          <w:pgSz w:w="11906" w:h="16838"/>
          <w:pgMar w:top="1418" w:right="1134" w:bottom="1418" w:left="1701" w:header="709" w:footer="709" w:gutter="0"/>
          <w:cols w:space="708"/>
          <w:titlePg/>
          <w:docGrid w:linePitch="360"/>
        </w:sectPr>
      </w:pPr>
    </w:p>
    <w:p w14:paraId="75DD57EE" w14:textId="542DBAD1" w:rsidR="00382885" w:rsidRPr="0029446C" w:rsidRDefault="00382885">
      <w:pPr>
        <w:spacing w:after="200"/>
        <w:ind w:firstLine="0"/>
        <w:jc w:val="left"/>
        <w:rPr>
          <w:b/>
        </w:rPr>
        <w:sectPr w:rsidR="00382885" w:rsidRPr="0029446C" w:rsidSect="00DC38B4">
          <w:type w:val="continuous"/>
          <w:pgSz w:w="11906" w:h="16838"/>
          <w:pgMar w:top="1418" w:right="1134" w:bottom="1418" w:left="1701" w:header="709" w:footer="709" w:gutter="0"/>
          <w:cols w:space="708"/>
          <w:docGrid w:linePitch="360"/>
        </w:sectPr>
      </w:pPr>
    </w:p>
    <w:p w14:paraId="13115121" w14:textId="325A7B02" w:rsidR="005447AE" w:rsidRPr="0029446C" w:rsidRDefault="005447AE" w:rsidP="005447AE">
      <w:pPr>
        <w:spacing w:after="200"/>
        <w:ind w:firstLine="0"/>
        <w:jc w:val="left"/>
        <w:rPr>
          <w:b/>
          <w:sz w:val="24"/>
          <w:szCs w:val="24"/>
        </w:rPr>
        <w:sectPr w:rsidR="005447AE" w:rsidRPr="0029446C" w:rsidSect="00DC38B4">
          <w:type w:val="continuous"/>
          <w:pgSz w:w="11906" w:h="16838"/>
          <w:pgMar w:top="1418" w:right="1134" w:bottom="1418" w:left="1701" w:header="709" w:footer="709" w:gutter="0"/>
          <w:cols w:space="708"/>
          <w:titlePg/>
          <w:docGrid w:linePitch="360"/>
        </w:sectPr>
      </w:pPr>
    </w:p>
    <w:p w14:paraId="22F71164" w14:textId="77777777" w:rsidR="00E3003C" w:rsidRDefault="00E3003C">
      <w:pPr>
        <w:spacing w:after="200"/>
        <w:ind w:firstLine="0"/>
        <w:jc w:val="left"/>
        <w:sectPr w:rsidR="00E3003C" w:rsidSect="00DC38B4">
          <w:type w:val="continuous"/>
          <w:pgSz w:w="11906" w:h="16838"/>
          <w:pgMar w:top="1418" w:right="1134" w:bottom="1418" w:left="1701" w:header="709" w:footer="709" w:gutter="0"/>
          <w:cols w:space="708"/>
          <w:docGrid w:linePitch="360"/>
        </w:sectPr>
      </w:pPr>
    </w:p>
    <w:p w14:paraId="3656A8B9" w14:textId="77777777" w:rsidR="004149B2" w:rsidRDefault="004149B2" w:rsidP="0029446C">
      <w:pPr>
        <w:pStyle w:val="Streszczenie"/>
        <w:ind w:firstLine="0"/>
        <w:rPr>
          <w:b/>
          <w:sz w:val="28"/>
          <w:szCs w:val="28"/>
          <w:highlight w:val="yellow"/>
        </w:rPr>
      </w:pPr>
    </w:p>
    <w:p w14:paraId="7B6AC49F" w14:textId="77777777" w:rsidR="004149B2" w:rsidRDefault="004149B2" w:rsidP="0029446C">
      <w:pPr>
        <w:pStyle w:val="Streszczenie"/>
        <w:ind w:firstLine="0"/>
        <w:rPr>
          <w:b/>
          <w:sz w:val="28"/>
          <w:szCs w:val="28"/>
          <w:highlight w:val="yellow"/>
        </w:rPr>
      </w:pPr>
    </w:p>
    <w:p w14:paraId="5A241000" w14:textId="77777777" w:rsidR="004149B2" w:rsidRDefault="004149B2" w:rsidP="0029446C">
      <w:pPr>
        <w:pStyle w:val="Streszczenie"/>
        <w:ind w:firstLine="0"/>
        <w:rPr>
          <w:b/>
          <w:sz w:val="28"/>
          <w:szCs w:val="28"/>
          <w:highlight w:val="yellow"/>
        </w:rPr>
      </w:pPr>
    </w:p>
    <w:p w14:paraId="422CEFEB" w14:textId="395056F0" w:rsidR="0029446C" w:rsidRDefault="0029446C" w:rsidP="0029446C">
      <w:pPr>
        <w:pStyle w:val="Streszczenie"/>
        <w:ind w:firstLine="0"/>
        <w:rPr>
          <w:b/>
          <w:sz w:val="28"/>
          <w:szCs w:val="28"/>
        </w:rPr>
      </w:pPr>
      <w:r w:rsidRPr="007F165A">
        <w:rPr>
          <w:b/>
          <w:sz w:val="28"/>
          <w:szCs w:val="28"/>
        </w:rPr>
        <w:t>Streszczenie</w:t>
      </w:r>
    </w:p>
    <w:p w14:paraId="7247A11E" w14:textId="77777777" w:rsidR="008703B2" w:rsidRPr="007F165A" w:rsidRDefault="008703B2" w:rsidP="0029446C">
      <w:pPr>
        <w:pStyle w:val="Streszczenie"/>
        <w:ind w:firstLine="0"/>
        <w:rPr>
          <w:b/>
          <w:sz w:val="28"/>
          <w:szCs w:val="28"/>
        </w:rPr>
      </w:pPr>
    </w:p>
    <w:p w14:paraId="7BE1A2CA" w14:textId="20B568EB" w:rsidR="005C5D53" w:rsidRDefault="000F15EF" w:rsidP="00EF61E5">
      <w:pPr>
        <w:pStyle w:val="Streszczenie"/>
        <w:jc w:val="center"/>
        <w:rPr>
          <w:b/>
          <w:sz w:val="26"/>
          <w:szCs w:val="26"/>
        </w:rPr>
      </w:pPr>
      <w:r w:rsidRPr="000F15EF">
        <w:rPr>
          <w:b/>
          <w:bCs/>
          <w:sz w:val="26"/>
          <w:szCs w:val="26"/>
        </w:rPr>
        <w:t>Analiza trendu rozwoju rynku pojazdów elektrycznych w Polsce i ich wpływu na Krajowy System Elektroenergetyczny </w:t>
      </w:r>
    </w:p>
    <w:p w14:paraId="6DD56E92" w14:textId="77777777" w:rsidR="008703B2" w:rsidRPr="007F165A" w:rsidRDefault="008703B2" w:rsidP="00EF61E5">
      <w:pPr>
        <w:pStyle w:val="Streszczenie"/>
        <w:jc w:val="center"/>
        <w:rPr>
          <w:b/>
          <w:sz w:val="26"/>
          <w:szCs w:val="26"/>
        </w:rPr>
      </w:pPr>
    </w:p>
    <w:p w14:paraId="5A30A619" w14:textId="7FB1C7A3" w:rsidR="00EF61E5" w:rsidRPr="002B399C" w:rsidRDefault="00EF61E5" w:rsidP="002B399C">
      <w:pPr>
        <w:pStyle w:val="Streszczenie"/>
        <w:rPr>
          <w:ins w:id="1" w:author="Raczyński Rafał 2 (STUD)" w:date="2024-01-23T12:01:00Z"/>
          <w:rPrChange w:id="2" w:author="Kopacz Rafał" w:date="2024-01-24T22:30:00Z">
            <w:rPr>
              <w:ins w:id="3" w:author="Raczyński Rafał 2 (STUD)" w:date="2024-01-23T12:01:00Z"/>
              <w:rFonts w:eastAsiaTheme="minorEastAsia"/>
              <w:sz w:val="22"/>
              <w:szCs w:val="22"/>
            </w:rPr>
          </w:rPrChange>
        </w:rPr>
      </w:pPr>
      <w:r>
        <w:t>W tej pracy inżynierskiej przedstawiono nową topologię jednostopniowego, dwukierunkowego przekształtnika AC-DC.</w:t>
      </w:r>
      <w:r w:rsidR="00F07D06">
        <w:t xml:space="preserve"> Układ ten</w:t>
      </w:r>
      <w:r w:rsidR="00633506">
        <w:t xml:space="preserve"> może znaleźć zastosowanie </w:t>
      </w:r>
      <w:r w:rsidR="001C28E1">
        <w:t>w aplikacjach</w:t>
      </w:r>
      <w:r w:rsidR="00100D42">
        <w:t xml:space="preserve"> takich jak stacje ładowania samochodów elektrycznych czy </w:t>
      </w:r>
      <w:r w:rsidR="00925CE5">
        <w:t>centra danych</w:t>
      </w:r>
      <w:r w:rsidR="001C28E1">
        <w:t xml:space="preserve">, które często są zasilane </w:t>
      </w:r>
      <w:r w:rsidR="00BC57DC">
        <w:t>ze średniego napięcia</w:t>
      </w:r>
      <w:r w:rsidR="00925CE5">
        <w:t xml:space="preserve"> sieciowego</w:t>
      </w:r>
      <w:r w:rsidR="00BC57DC">
        <w:t xml:space="preserve">, a jednocześnie wymagają </w:t>
      </w:r>
      <w:r w:rsidR="00F73D97">
        <w:t>niskiego</w:t>
      </w:r>
      <w:r w:rsidR="00100D42">
        <w:t>,</w:t>
      </w:r>
      <w:r w:rsidR="00F73D97">
        <w:t xml:space="preserve"> </w:t>
      </w:r>
      <w:r w:rsidR="00100D42">
        <w:t>stałego napięcia na wyjściu</w:t>
      </w:r>
      <w:ins w:id="4" w:author="Kopacz Rafał" w:date="2024-01-24T22:29:00Z">
        <w:r w:rsidR="002B399C">
          <w:t>.</w:t>
        </w:r>
      </w:ins>
      <w:r>
        <w:t xml:space="preserve"> Jednostopniowa struktura zrealizowana jest poprzez zintegrowanie</w:t>
      </w:r>
      <w:r w:rsidR="002B399C">
        <w:t xml:space="preserve"> koncepcji</w:t>
      </w:r>
      <w:r>
        <w:t xml:space="preserve"> przekształtnika trójfazowego i podwójnego </w:t>
      </w:r>
      <w:r w:rsidR="00E1722B">
        <w:t>mostka aktywnego</w:t>
      </w:r>
      <w:r>
        <w:t>.</w:t>
      </w:r>
      <w:r w:rsidR="002B399C">
        <w:t xml:space="preserve"> </w:t>
      </w:r>
      <w:r>
        <w:t>Jako izolację galwaniczną zastosowano transformator średnich częstotliwości</w:t>
      </w:r>
      <w:r w:rsidR="002B399C">
        <w:t xml:space="preserve"> oddzielający dwa trójfazowe mostki tranzystorowe, gdzie po stronie pierwotnej transformatora występuje średnionapięciowa struktura sześciu ramion w konwencji wielomodułowej, a po stronie pierwotnej, niskonapięciowej klasyczny dwupoziomowy mostek tranzystorowy. Sterowanie strony pierwotnej opiera się na regulowaniu napięcia w obwodzie pośredniczącym prądu stałego za pomocą sinusoidalnej modulacji szerokości impulsów (ang. </w:t>
      </w:r>
      <w:proofErr w:type="spellStart"/>
      <w:r w:rsidR="002B399C">
        <w:rPr>
          <w:i/>
          <w:iCs/>
        </w:rPr>
        <w:t>sinusoidal</w:t>
      </w:r>
      <w:proofErr w:type="spellEnd"/>
      <w:r w:rsidR="002B399C">
        <w:rPr>
          <w:i/>
          <w:iCs/>
        </w:rPr>
        <w:t xml:space="preserve"> </w:t>
      </w:r>
      <w:proofErr w:type="spellStart"/>
      <w:r w:rsidR="002B399C">
        <w:rPr>
          <w:i/>
          <w:iCs/>
        </w:rPr>
        <w:t>pulse</w:t>
      </w:r>
      <w:proofErr w:type="spellEnd"/>
      <w:r w:rsidR="002B399C">
        <w:rPr>
          <w:i/>
          <w:iCs/>
        </w:rPr>
        <w:t xml:space="preserve"> </w:t>
      </w:r>
      <w:proofErr w:type="spellStart"/>
      <w:r w:rsidR="002B399C">
        <w:rPr>
          <w:i/>
          <w:iCs/>
        </w:rPr>
        <w:t>width</w:t>
      </w:r>
      <w:proofErr w:type="spellEnd"/>
      <w:r w:rsidR="002B399C">
        <w:rPr>
          <w:i/>
          <w:iCs/>
        </w:rPr>
        <w:t xml:space="preserve"> </w:t>
      </w:r>
      <w:proofErr w:type="spellStart"/>
      <w:r w:rsidR="002B399C">
        <w:rPr>
          <w:i/>
          <w:iCs/>
        </w:rPr>
        <w:t>modulation</w:t>
      </w:r>
      <w:proofErr w:type="spellEnd"/>
      <w:r w:rsidR="002B399C">
        <w:rPr>
          <w:i/>
          <w:iCs/>
        </w:rPr>
        <w:t xml:space="preserve"> </w:t>
      </w:r>
      <w:r w:rsidR="008177EC">
        <w:rPr>
          <w:color w:val="202122"/>
          <w:sz w:val="21"/>
          <w:szCs w:val="21"/>
          <w:shd w:val="clear" w:color="auto" w:fill="FFFFFF"/>
        </w:rPr>
        <w:t>–</w:t>
      </w:r>
      <w:r w:rsidR="002B399C">
        <w:t xml:space="preserve"> SPWM) i quasi-dwupoziomowym sterowaniu gałęzi wielopoziomowej, a strony wtórnej na przesunięciu fazowym sygnałów SPWM. </w:t>
      </w:r>
      <w:r>
        <w:t xml:space="preserve">Przeprowadzone badania symulacyjne i obliczenia </w:t>
      </w:r>
      <w:r w:rsidR="002B399C">
        <w:t xml:space="preserve">do aplikacji pracującej w </w:t>
      </w:r>
      <w:r>
        <w:t>jednym</w:t>
      </w:r>
      <w:r w:rsidR="002B399C">
        <w:t xml:space="preserve"> </w:t>
      </w:r>
      <w:r>
        <w:t>punkcie pracy jakim jest sieciowe napięcie wejściowe 10 kV, stałe napięcie wyjściowe 800 V i moc wyjściowa 1 MW pozwoliły oszacować sprawność układu (97,6%) i jego gęstość mocy (</w:t>
      </w:r>
      <w:r>
        <w:rPr>
          <w:rFonts w:eastAsiaTheme="minorEastAsia"/>
        </w:rPr>
        <w:t xml:space="preserve">do </w:t>
      </w:r>
      <m:oMath>
        <m:r>
          <w:rPr>
            <w:rFonts w:ascii="Cambria Math" w:hAnsi="Cambria Math"/>
          </w:rPr>
          <m:t>0,36</m:t>
        </m:r>
        <m:f>
          <m:fPr>
            <m:ctrlPr>
              <w:rPr>
                <w:rFonts w:ascii="Cambria Math" w:eastAsiaTheme="minorEastAsia" w:hAnsi="Cambria Math"/>
                <w:i/>
                <w:sz w:val="22"/>
                <w:szCs w:val="22"/>
              </w:rPr>
            </m:ctrlPr>
          </m:fPr>
          <m:num>
            <m:r>
              <w:rPr>
                <w:rFonts w:ascii="Cambria Math" w:hAnsi="Cambria Math"/>
              </w:rPr>
              <m:t>kW</m:t>
            </m:r>
          </m:num>
          <m:den>
            <m:r>
              <w:rPr>
                <w:rFonts w:ascii="Cambria Math" w:eastAsia="Times New Roman" w:hAnsi="Cambria Math" w:cs="Calibri"/>
                <w:color w:val="000000"/>
                <w:lang w:eastAsia="pl-PL"/>
              </w:rPr>
              <m:t>d</m:t>
            </m:r>
            <m:sSup>
              <m:sSupPr>
                <m:ctrlPr>
                  <w:rPr>
                    <w:rFonts w:ascii="Cambria Math" w:eastAsia="Times New Roman" w:hAnsi="Cambria Math" w:cs="Calibri"/>
                    <w:i/>
                    <w:color w:val="000000"/>
                    <w:lang w:eastAsia="pl-PL"/>
                  </w:rPr>
                </m:ctrlPr>
              </m:sSupPr>
              <m:e>
                <m:r>
                  <w:rPr>
                    <w:rFonts w:ascii="Cambria Math" w:eastAsia="Times New Roman" w:hAnsi="Cambria Math" w:cs="Calibri"/>
                    <w:color w:val="000000"/>
                    <w:lang w:eastAsia="pl-PL"/>
                  </w:rPr>
                  <m:t>m</m:t>
                </m:r>
              </m:e>
              <m:sup>
                <m:r>
                  <w:rPr>
                    <w:rFonts w:ascii="Cambria Math" w:eastAsia="Times New Roman" w:hAnsi="Cambria Math" w:cs="Calibri"/>
                    <w:color w:val="000000"/>
                    <w:lang w:eastAsia="pl-PL"/>
                  </w:rPr>
                  <m:t>3</m:t>
                </m:r>
              </m:sup>
            </m:sSup>
          </m:den>
        </m:f>
      </m:oMath>
      <w:r>
        <w:rPr>
          <w:rFonts w:eastAsiaTheme="minorEastAsia"/>
          <w:sz w:val="22"/>
          <w:szCs w:val="22"/>
        </w:rPr>
        <w:t>).</w:t>
      </w:r>
    </w:p>
    <w:p w14:paraId="720ADB65" w14:textId="77777777" w:rsidR="00EF61E5" w:rsidRPr="007F165A" w:rsidRDefault="00EF61E5" w:rsidP="00EF61E5">
      <w:pPr>
        <w:pStyle w:val="Streszczenie"/>
      </w:pPr>
    </w:p>
    <w:p w14:paraId="1760FF47" w14:textId="0B7D9664" w:rsidR="00EF61E5" w:rsidRDefault="00EF61E5" w:rsidP="00EF61E5">
      <w:pPr>
        <w:pStyle w:val="Sowakluczowe"/>
      </w:pPr>
      <w:r w:rsidRPr="007F165A">
        <w:rPr>
          <w:b/>
        </w:rPr>
        <w:t>Słowa kluczowe:</w:t>
      </w:r>
      <w:r w:rsidRPr="007F165A">
        <w:t xml:space="preserve"> </w:t>
      </w:r>
      <w:r w:rsidRPr="00E569B3">
        <w:t>energoelektronika</w:t>
      </w:r>
      <w:r w:rsidRPr="007F165A">
        <w:t>,</w:t>
      </w:r>
      <w:r w:rsidR="003D3CB9">
        <w:t xml:space="preserve"> jednostopniowe przekształcanie energii</w:t>
      </w:r>
      <w:r w:rsidRPr="007F165A">
        <w:t>,</w:t>
      </w:r>
      <w:r w:rsidR="003D3CB9" w:rsidRPr="003D3CB9">
        <w:t xml:space="preserve"> </w:t>
      </w:r>
      <w:r w:rsidR="003D3CB9">
        <w:t>przekształtnik AC-DC,</w:t>
      </w:r>
      <w:r>
        <w:t xml:space="preserve"> przekształtnik wielopoziomowy,</w:t>
      </w:r>
      <w:r w:rsidR="003D3CB9">
        <w:t xml:space="preserve"> sterowanie quasi-dwupoziomowe,</w:t>
      </w:r>
      <w:r>
        <w:t xml:space="preserve"> </w:t>
      </w:r>
      <w:r w:rsidRPr="00F821AE">
        <w:t>transformator średnich częstotliwości</w:t>
      </w:r>
      <w:r w:rsidR="00AF67CE">
        <w:t>.</w:t>
      </w:r>
      <w:r>
        <w:t xml:space="preserve"> </w:t>
      </w:r>
    </w:p>
    <w:p w14:paraId="7B12847E" w14:textId="2AD742E1" w:rsidR="007C11C5" w:rsidRPr="006754E4" w:rsidRDefault="006754E4" w:rsidP="006754E4">
      <w:pPr>
        <w:spacing w:after="200"/>
        <w:ind w:firstLine="0"/>
        <w:jc w:val="left"/>
        <w:rPr>
          <w:sz w:val="24"/>
          <w:szCs w:val="24"/>
        </w:rPr>
      </w:pPr>
      <w:r>
        <w:br w:type="page"/>
      </w:r>
    </w:p>
    <w:p w14:paraId="2391430B" w14:textId="77777777" w:rsidR="0029446C" w:rsidRDefault="0029446C" w:rsidP="0029446C">
      <w:pPr>
        <w:pStyle w:val="Streszczenie"/>
        <w:ind w:firstLine="0"/>
        <w:rPr>
          <w:b/>
          <w:sz w:val="28"/>
          <w:szCs w:val="28"/>
          <w:lang w:val="en-GB"/>
        </w:rPr>
      </w:pPr>
      <w:r w:rsidRPr="00B038FC">
        <w:rPr>
          <w:b/>
          <w:sz w:val="28"/>
          <w:szCs w:val="28"/>
          <w:lang w:val="en-GB"/>
        </w:rPr>
        <w:lastRenderedPageBreak/>
        <w:t>Abstract</w:t>
      </w:r>
    </w:p>
    <w:p w14:paraId="576AB85E" w14:textId="77777777" w:rsidR="008703B2" w:rsidRPr="00B038FC" w:rsidRDefault="008703B2" w:rsidP="0029446C">
      <w:pPr>
        <w:pStyle w:val="Streszczenie"/>
        <w:ind w:firstLine="0"/>
        <w:rPr>
          <w:b/>
          <w:sz w:val="28"/>
          <w:szCs w:val="28"/>
          <w:lang w:val="en-GB"/>
        </w:rPr>
      </w:pPr>
    </w:p>
    <w:p w14:paraId="6EF33A6E" w14:textId="295213DB" w:rsidR="008703B2" w:rsidRPr="00B038FC" w:rsidRDefault="000F15EF" w:rsidP="00B11C6B">
      <w:pPr>
        <w:pStyle w:val="Streszczenie"/>
        <w:ind w:firstLine="0"/>
        <w:jc w:val="center"/>
        <w:rPr>
          <w:b/>
          <w:sz w:val="26"/>
          <w:szCs w:val="26"/>
          <w:lang w:val="en-GB"/>
        </w:rPr>
      </w:pPr>
      <w:r w:rsidRPr="000F15EF">
        <w:rPr>
          <w:rFonts w:ascii="Roboto" w:hAnsi="Roboto"/>
          <w:b/>
          <w:bCs/>
          <w:color w:val="000000"/>
          <w:sz w:val="27"/>
          <w:szCs w:val="27"/>
          <w:shd w:val="clear" w:color="auto" w:fill="FFFFFF"/>
        </w:rPr>
        <w:t xml:space="preserve">Analysis of the development trend of the </w:t>
      </w:r>
      <w:proofErr w:type="spellStart"/>
      <w:r w:rsidRPr="000F15EF">
        <w:rPr>
          <w:rFonts w:ascii="Roboto" w:hAnsi="Roboto"/>
          <w:b/>
          <w:bCs/>
          <w:color w:val="000000"/>
          <w:sz w:val="27"/>
          <w:szCs w:val="27"/>
          <w:shd w:val="clear" w:color="auto" w:fill="FFFFFF"/>
        </w:rPr>
        <w:t>electric</w:t>
      </w:r>
      <w:proofErr w:type="spellEnd"/>
      <w:r w:rsidRPr="000F15EF">
        <w:rPr>
          <w:rFonts w:ascii="Roboto" w:hAnsi="Roboto"/>
          <w:b/>
          <w:bCs/>
          <w:color w:val="000000"/>
          <w:sz w:val="27"/>
          <w:szCs w:val="27"/>
          <w:shd w:val="clear" w:color="auto" w:fill="FFFFFF"/>
        </w:rPr>
        <w:t xml:space="preserve"> </w:t>
      </w:r>
      <w:proofErr w:type="spellStart"/>
      <w:r w:rsidRPr="000F15EF">
        <w:rPr>
          <w:rFonts w:ascii="Roboto" w:hAnsi="Roboto"/>
          <w:b/>
          <w:bCs/>
          <w:color w:val="000000"/>
          <w:sz w:val="27"/>
          <w:szCs w:val="27"/>
          <w:shd w:val="clear" w:color="auto" w:fill="FFFFFF"/>
        </w:rPr>
        <w:t>vehicle</w:t>
      </w:r>
      <w:proofErr w:type="spellEnd"/>
      <w:r w:rsidRPr="000F15EF">
        <w:rPr>
          <w:rFonts w:ascii="Roboto" w:hAnsi="Roboto"/>
          <w:b/>
          <w:bCs/>
          <w:color w:val="000000"/>
          <w:sz w:val="27"/>
          <w:szCs w:val="27"/>
          <w:shd w:val="clear" w:color="auto" w:fill="FFFFFF"/>
        </w:rPr>
        <w:t xml:space="preserve"> market in Poland and </w:t>
      </w:r>
      <w:proofErr w:type="spellStart"/>
      <w:r w:rsidRPr="000F15EF">
        <w:rPr>
          <w:rFonts w:ascii="Roboto" w:hAnsi="Roboto"/>
          <w:b/>
          <w:bCs/>
          <w:color w:val="000000"/>
          <w:sz w:val="27"/>
          <w:szCs w:val="27"/>
          <w:shd w:val="clear" w:color="auto" w:fill="FFFFFF"/>
        </w:rPr>
        <w:t>its</w:t>
      </w:r>
      <w:proofErr w:type="spellEnd"/>
      <w:r w:rsidRPr="000F15EF">
        <w:rPr>
          <w:rFonts w:ascii="Roboto" w:hAnsi="Roboto"/>
          <w:b/>
          <w:bCs/>
          <w:color w:val="000000"/>
          <w:sz w:val="27"/>
          <w:szCs w:val="27"/>
          <w:shd w:val="clear" w:color="auto" w:fill="FFFFFF"/>
        </w:rPr>
        <w:t xml:space="preserve"> </w:t>
      </w:r>
      <w:proofErr w:type="spellStart"/>
      <w:r w:rsidRPr="000F15EF">
        <w:rPr>
          <w:rFonts w:ascii="Roboto" w:hAnsi="Roboto"/>
          <w:b/>
          <w:bCs/>
          <w:color w:val="000000"/>
          <w:sz w:val="27"/>
          <w:szCs w:val="27"/>
          <w:shd w:val="clear" w:color="auto" w:fill="FFFFFF"/>
        </w:rPr>
        <w:t>impact</w:t>
      </w:r>
      <w:proofErr w:type="spellEnd"/>
      <w:r w:rsidRPr="000F15EF">
        <w:rPr>
          <w:rFonts w:ascii="Roboto" w:hAnsi="Roboto"/>
          <w:b/>
          <w:bCs/>
          <w:color w:val="000000"/>
          <w:sz w:val="27"/>
          <w:szCs w:val="27"/>
          <w:shd w:val="clear" w:color="auto" w:fill="FFFFFF"/>
        </w:rPr>
        <w:t xml:space="preserve"> on the </w:t>
      </w:r>
      <w:proofErr w:type="spellStart"/>
      <w:r w:rsidRPr="000F15EF">
        <w:rPr>
          <w:rFonts w:ascii="Roboto" w:hAnsi="Roboto"/>
          <w:b/>
          <w:bCs/>
          <w:color w:val="000000"/>
          <w:sz w:val="27"/>
          <w:szCs w:val="27"/>
          <w:shd w:val="clear" w:color="auto" w:fill="FFFFFF"/>
        </w:rPr>
        <w:t>National</w:t>
      </w:r>
      <w:proofErr w:type="spellEnd"/>
      <w:r w:rsidRPr="000F15EF">
        <w:rPr>
          <w:rFonts w:ascii="Roboto" w:hAnsi="Roboto"/>
          <w:b/>
          <w:bCs/>
          <w:color w:val="000000"/>
          <w:sz w:val="27"/>
          <w:szCs w:val="27"/>
          <w:shd w:val="clear" w:color="auto" w:fill="FFFFFF"/>
        </w:rPr>
        <w:t xml:space="preserve"> Power System</w:t>
      </w:r>
    </w:p>
    <w:p w14:paraId="2D96ABAE" w14:textId="5547D38E" w:rsidR="009744B5" w:rsidRPr="009744B5" w:rsidRDefault="009744B5" w:rsidP="009744B5">
      <w:pPr>
        <w:pStyle w:val="Streszczenie"/>
        <w:rPr>
          <w:lang w:val="en-GB"/>
        </w:rPr>
      </w:pPr>
      <w:r w:rsidRPr="009744B5">
        <w:rPr>
          <w:lang w:val="en-GB"/>
        </w:rPr>
        <w:t>This</w:t>
      </w:r>
      <w:r w:rsidR="00155314">
        <w:rPr>
          <w:lang w:val="en-GB"/>
        </w:rPr>
        <w:t xml:space="preserve"> </w:t>
      </w:r>
      <w:r w:rsidRPr="009744B5">
        <w:rPr>
          <w:lang w:val="en-GB"/>
        </w:rPr>
        <w:t>thesis introduces a novel topology of a single-stage, bidirectional AC-DC converter.</w:t>
      </w:r>
      <w:r w:rsidR="006B3BE6">
        <w:rPr>
          <w:lang w:val="en-GB"/>
        </w:rPr>
        <w:t xml:space="preserve"> </w:t>
      </w:r>
      <w:r w:rsidR="006B3BE6" w:rsidRPr="006B3BE6">
        <w:rPr>
          <w:lang w:val="en-GB"/>
        </w:rPr>
        <w:t xml:space="preserve">This system can be applied in various applications, such as electric vehicle charging stations or data </w:t>
      </w:r>
      <w:proofErr w:type="spellStart"/>
      <w:r w:rsidR="006B3BE6" w:rsidRPr="006B3BE6">
        <w:rPr>
          <w:lang w:val="en-GB"/>
        </w:rPr>
        <w:t>centers</w:t>
      </w:r>
      <w:proofErr w:type="spellEnd"/>
      <w:r w:rsidR="006B3BE6" w:rsidRPr="006B3BE6">
        <w:rPr>
          <w:lang w:val="en-GB"/>
        </w:rPr>
        <w:t xml:space="preserve">. These facilities are often powered by medium-voltage grids while simultaneously requiring a low, </w:t>
      </w:r>
      <w:r w:rsidR="00192439">
        <w:rPr>
          <w:lang w:val="en-GB"/>
        </w:rPr>
        <w:t>direct voltage outpu</w:t>
      </w:r>
      <w:r w:rsidR="00572629">
        <w:rPr>
          <w:lang w:val="en-GB"/>
        </w:rPr>
        <w:t>t</w:t>
      </w:r>
      <w:r w:rsidR="006B3BE6" w:rsidRPr="006B3BE6">
        <w:rPr>
          <w:lang w:val="en-GB"/>
        </w:rPr>
        <w:t>.</w:t>
      </w:r>
      <w:r w:rsidR="002A1782" w:rsidRPr="002A1782">
        <w:t xml:space="preserve"> </w:t>
      </w:r>
      <w:r w:rsidR="002A1782" w:rsidRPr="002A1782">
        <w:rPr>
          <w:lang w:val="en-GB"/>
        </w:rPr>
        <w:t>The single-stage structure is realized by integrating the concepts of a three-phase converter and a dual-active bridge. Galvanic isolation is achieved through a medium-frequency transformer that separates two three-phase transistor bridges. On the primary side of the transformer, there is a medium-voltage structure with six arms in a multi-module convention, while on the secondary side, a low-voltage classical two-level transistor bridge is employed.</w:t>
      </w:r>
      <w:r w:rsidRPr="009744B5">
        <w:rPr>
          <w:lang w:val="en-GB"/>
        </w:rPr>
        <w:t xml:space="preserve"> The control on the primary side is based on regulating the DC</w:t>
      </w:r>
      <w:r>
        <w:rPr>
          <w:lang w:val="en-GB"/>
        </w:rPr>
        <w:t>-Link</w:t>
      </w:r>
      <w:r w:rsidRPr="009744B5">
        <w:rPr>
          <w:lang w:val="en-GB"/>
        </w:rPr>
        <w:t xml:space="preserve"> </w:t>
      </w:r>
      <w:r>
        <w:rPr>
          <w:lang w:val="en-GB"/>
        </w:rPr>
        <w:t>voltage</w:t>
      </w:r>
      <w:r w:rsidRPr="009744B5">
        <w:rPr>
          <w:lang w:val="en-GB"/>
        </w:rPr>
        <w:t xml:space="preserve"> using sinusoidal pulse width modulation</w:t>
      </w:r>
      <w:r w:rsidR="00E86334">
        <w:rPr>
          <w:lang w:val="en-GB"/>
        </w:rPr>
        <w:t xml:space="preserve"> (SPWM)</w:t>
      </w:r>
      <w:r w:rsidRPr="009744B5">
        <w:rPr>
          <w:lang w:val="en-GB"/>
        </w:rPr>
        <w:t xml:space="preserve"> and quasi-</w:t>
      </w:r>
      <w:r w:rsidR="00924CA2">
        <w:rPr>
          <w:lang w:val="en-GB"/>
        </w:rPr>
        <w:t>two-level</w:t>
      </w:r>
      <w:r w:rsidRPr="009744B5">
        <w:rPr>
          <w:lang w:val="en-GB"/>
        </w:rPr>
        <w:t xml:space="preserve"> control of the multilevel branch</w:t>
      </w:r>
      <w:r w:rsidR="009237FC" w:rsidRPr="009237FC">
        <w:rPr>
          <w:lang w:val="en-GB"/>
        </w:rPr>
        <w:t>, while the secondary side control relies on the phase shift of SPWM signals</w:t>
      </w:r>
      <w:r w:rsidRPr="009744B5">
        <w:rPr>
          <w:lang w:val="en-GB"/>
        </w:rPr>
        <w:t xml:space="preserve">. </w:t>
      </w:r>
      <w:r w:rsidR="00A914EE" w:rsidRPr="00A914EE">
        <w:rPr>
          <w:lang w:val="en-GB"/>
        </w:rPr>
        <w:t>Simulation studies and calculations for an application operating at a single operating point, with a network input voltage of 10 kV, constant output voltage of 800 V, and output power of 1 MW, allowed for the estimation of system efficiency</w:t>
      </w:r>
      <w:r w:rsidRPr="009744B5">
        <w:rPr>
          <w:lang w:val="en-GB"/>
        </w:rPr>
        <w:t xml:space="preserve"> (97.6%) and power density (up to</w:t>
      </w:r>
      <w:r w:rsidR="002B0A6B" w:rsidRPr="002B399C">
        <w:rPr>
          <w:rFonts w:ascii="Cambria Math" w:hAnsi="Cambria Math"/>
          <w:i/>
          <w:lang w:val="en-US"/>
        </w:rPr>
        <w:t xml:space="preserve"> </w:t>
      </w:r>
      <m:oMath>
        <m:r>
          <w:rPr>
            <w:rFonts w:ascii="Cambria Math" w:hAnsi="Cambria Math"/>
            <w:lang w:val="en-US"/>
          </w:rPr>
          <m:t>0,36</m:t>
        </m:r>
        <m:f>
          <m:fPr>
            <m:ctrlPr>
              <w:rPr>
                <w:rFonts w:ascii="Cambria Math" w:eastAsiaTheme="minorEastAsia" w:hAnsi="Cambria Math"/>
                <w:i/>
                <w:sz w:val="22"/>
                <w:szCs w:val="22"/>
              </w:rPr>
            </m:ctrlPr>
          </m:fPr>
          <m:num>
            <m:r>
              <w:rPr>
                <w:rFonts w:ascii="Cambria Math" w:hAnsi="Cambria Math"/>
              </w:rPr>
              <m:t>kW</m:t>
            </m:r>
          </m:num>
          <m:den>
            <m:r>
              <w:rPr>
                <w:rFonts w:ascii="Cambria Math" w:eastAsia="Times New Roman" w:hAnsi="Cambria Math" w:cs="Calibri"/>
                <w:color w:val="000000"/>
                <w:lang w:eastAsia="pl-PL"/>
              </w:rPr>
              <m:t>d</m:t>
            </m:r>
            <m:sSup>
              <m:sSupPr>
                <m:ctrlPr>
                  <w:rPr>
                    <w:rFonts w:ascii="Cambria Math" w:eastAsia="Times New Roman" w:hAnsi="Cambria Math" w:cs="Calibri"/>
                    <w:i/>
                    <w:color w:val="000000"/>
                    <w:lang w:eastAsia="pl-PL"/>
                  </w:rPr>
                </m:ctrlPr>
              </m:sSupPr>
              <m:e>
                <m:r>
                  <w:rPr>
                    <w:rFonts w:ascii="Cambria Math" w:eastAsia="Times New Roman" w:hAnsi="Cambria Math" w:cs="Calibri"/>
                    <w:color w:val="000000"/>
                    <w:lang w:eastAsia="pl-PL"/>
                  </w:rPr>
                  <m:t>m</m:t>
                </m:r>
              </m:e>
              <m:sup>
                <m:r>
                  <w:rPr>
                    <w:rFonts w:ascii="Cambria Math" w:eastAsia="Times New Roman" w:hAnsi="Cambria Math" w:cs="Calibri"/>
                    <w:color w:val="000000"/>
                    <w:lang w:val="en-US" w:eastAsia="pl-PL"/>
                  </w:rPr>
                  <m:t>3</m:t>
                </m:r>
              </m:sup>
            </m:sSup>
          </m:den>
        </m:f>
      </m:oMath>
      <w:r w:rsidRPr="009744B5">
        <w:rPr>
          <w:lang w:val="en-GB"/>
        </w:rPr>
        <w:t>)).</w:t>
      </w:r>
    </w:p>
    <w:p w14:paraId="08450AB4" w14:textId="77777777" w:rsidR="009744B5" w:rsidRPr="009744B5" w:rsidRDefault="009744B5" w:rsidP="009744B5">
      <w:pPr>
        <w:pStyle w:val="Streszczenie"/>
        <w:rPr>
          <w:lang w:val="en-GB"/>
        </w:rPr>
      </w:pPr>
    </w:p>
    <w:p w14:paraId="618E1A3B" w14:textId="065C841E" w:rsidR="0029446C" w:rsidRPr="0029446C" w:rsidRDefault="0029446C" w:rsidP="00F821AE">
      <w:pPr>
        <w:pStyle w:val="Keywords"/>
        <w:rPr>
          <w:lang w:val="en-GB"/>
        </w:rPr>
      </w:pPr>
      <w:r w:rsidRPr="00B038FC">
        <w:rPr>
          <w:b/>
          <w:lang w:val="en-GB"/>
        </w:rPr>
        <w:t>Keywords:</w:t>
      </w:r>
      <w:r w:rsidRPr="00B038FC">
        <w:rPr>
          <w:lang w:val="en-GB"/>
        </w:rPr>
        <w:t xml:space="preserve"> </w:t>
      </w:r>
      <w:r w:rsidR="000776C7">
        <w:rPr>
          <w:lang w:val="en-GB"/>
        </w:rPr>
        <w:t>power electronics</w:t>
      </w:r>
      <w:r w:rsidR="008A596E" w:rsidRPr="00B038FC">
        <w:rPr>
          <w:lang w:val="en-GB"/>
        </w:rPr>
        <w:t>,</w:t>
      </w:r>
      <w:r w:rsidR="00155314">
        <w:rPr>
          <w:lang w:val="en-GB"/>
        </w:rPr>
        <w:t xml:space="preserve"> </w:t>
      </w:r>
      <w:r w:rsidR="00155314" w:rsidRPr="00D23902">
        <w:rPr>
          <w:lang w:val="en-GB"/>
        </w:rPr>
        <w:t>single-stage</w:t>
      </w:r>
      <w:r w:rsidR="00155314">
        <w:rPr>
          <w:lang w:val="en-GB"/>
        </w:rPr>
        <w:t xml:space="preserve"> energy</w:t>
      </w:r>
      <w:r w:rsidR="00155314" w:rsidRPr="00D23902">
        <w:rPr>
          <w:lang w:val="en-GB"/>
        </w:rPr>
        <w:t xml:space="preserve"> conversion</w:t>
      </w:r>
      <w:r w:rsidR="00155314">
        <w:rPr>
          <w:lang w:val="en-GB"/>
        </w:rPr>
        <w:t xml:space="preserve">, </w:t>
      </w:r>
      <w:r w:rsidR="00155314">
        <w:t>AC-DC converter,</w:t>
      </w:r>
      <w:r w:rsidR="00931D9E">
        <w:rPr>
          <w:lang w:val="en-GB"/>
        </w:rPr>
        <w:t xml:space="preserve"> </w:t>
      </w:r>
      <w:r w:rsidR="00F821AE">
        <w:rPr>
          <w:lang w:val="en-GB"/>
        </w:rPr>
        <w:t>m</w:t>
      </w:r>
      <w:r w:rsidR="00931D9E" w:rsidRPr="00931D9E">
        <w:rPr>
          <w:lang w:val="en-GB"/>
        </w:rPr>
        <w:t>odular multilevel converter (MMC)</w:t>
      </w:r>
      <w:r w:rsidR="0025348F">
        <w:rPr>
          <w:lang w:val="en-GB"/>
        </w:rPr>
        <w:t>,</w:t>
      </w:r>
      <w:r w:rsidR="0025348F" w:rsidRPr="0025348F">
        <w:t xml:space="preserve"> </w:t>
      </w:r>
      <w:r w:rsidR="005F7C20" w:rsidRPr="009A6FA6">
        <w:rPr>
          <w:lang w:val="en-GB"/>
        </w:rPr>
        <w:t>quasi two-level operation</w:t>
      </w:r>
      <w:r w:rsidR="005F7C20">
        <w:rPr>
          <w:lang w:val="en-GB"/>
        </w:rPr>
        <w:t xml:space="preserve">, </w:t>
      </w:r>
      <w:r w:rsidR="00F821AE" w:rsidRPr="0025348F">
        <w:rPr>
          <w:lang w:val="en-GB"/>
        </w:rPr>
        <w:t>medium frequency transformer</w:t>
      </w:r>
      <w:r w:rsidR="00AF67CE">
        <w:t>.</w:t>
      </w:r>
    </w:p>
    <w:p w14:paraId="1C3DAA28" w14:textId="77777777" w:rsidR="0029446C" w:rsidRDefault="0029446C" w:rsidP="0029446C">
      <w:pPr>
        <w:spacing w:after="200"/>
        <w:ind w:firstLine="0"/>
        <w:jc w:val="left"/>
        <w:rPr>
          <w:b/>
          <w:lang w:val="en-US"/>
        </w:rPr>
      </w:pPr>
    </w:p>
    <w:p w14:paraId="71615F53" w14:textId="3F92D695" w:rsidR="00415B61" w:rsidRDefault="00DD3BC4" w:rsidP="0029446C">
      <w:pPr>
        <w:spacing w:after="200"/>
        <w:ind w:firstLine="0"/>
        <w:jc w:val="left"/>
        <w:rPr>
          <w:b/>
          <w:lang w:val="en-US"/>
        </w:rPr>
      </w:pPr>
      <w:r>
        <w:rPr>
          <w:b/>
          <w:lang w:val="en-US"/>
        </w:rPr>
        <w:br w:type="page"/>
      </w:r>
    </w:p>
    <w:p w14:paraId="73D61AF9" w14:textId="77777777" w:rsidR="007C11C5" w:rsidRDefault="007C11C5" w:rsidP="0029446C">
      <w:pPr>
        <w:spacing w:after="200"/>
        <w:ind w:firstLine="0"/>
        <w:jc w:val="left"/>
        <w:rPr>
          <w:b/>
          <w:lang w:val="en-US"/>
        </w:rPr>
      </w:pPr>
    </w:p>
    <w:p w14:paraId="0B3E0006" w14:textId="47A3D95A" w:rsidR="00DD3BC4" w:rsidRPr="00874AC0" w:rsidRDefault="00DD3BC4" w:rsidP="0029446C">
      <w:pPr>
        <w:spacing w:after="200"/>
        <w:ind w:firstLine="0"/>
        <w:jc w:val="left"/>
        <w:rPr>
          <w:b/>
          <w:lang w:val="en-US"/>
        </w:rPr>
        <w:sectPr w:rsidR="00DD3BC4" w:rsidRPr="00874AC0" w:rsidSect="00DC38B4">
          <w:type w:val="continuous"/>
          <w:pgSz w:w="11906" w:h="16838"/>
          <w:pgMar w:top="1418" w:right="1134" w:bottom="1418" w:left="1701" w:header="709" w:footer="709" w:gutter="0"/>
          <w:cols w:space="708"/>
          <w:titlePg/>
          <w:docGrid w:linePitch="360"/>
        </w:sectPr>
      </w:pPr>
    </w:p>
    <w:p w14:paraId="3DA0C1CC" w14:textId="77777777" w:rsidR="0029446C" w:rsidRPr="009C4513" w:rsidRDefault="0029446C" w:rsidP="0029446C">
      <w:pPr>
        <w:ind w:firstLine="0"/>
        <w:rPr>
          <w:lang w:val="en-US"/>
        </w:rPr>
      </w:pPr>
    </w:p>
    <w:p w14:paraId="0B841AE8" w14:textId="77777777" w:rsidR="008C569D" w:rsidRPr="008C569D" w:rsidRDefault="008C569D" w:rsidP="008C569D">
      <w:pPr>
        <w:spacing w:line="240" w:lineRule="auto"/>
        <w:ind w:firstLine="0"/>
        <w:jc w:val="right"/>
        <w:rPr>
          <w:rFonts w:ascii="Times New Roman" w:eastAsia="Times New Roman" w:hAnsi="Times New Roman" w:cs="Times New Roman"/>
          <w:sz w:val="20"/>
          <w:szCs w:val="20"/>
          <w:lang w:eastAsia="pl-PL"/>
        </w:rPr>
      </w:pPr>
      <w:r w:rsidRPr="008C569D">
        <w:rPr>
          <w:rFonts w:ascii="Times New Roman" w:eastAsia="Times New Roman" w:hAnsi="Times New Roman" w:cs="Times New Roman"/>
          <w:sz w:val="20"/>
          <w:szCs w:val="20"/>
          <w:lang w:eastAsia="pl-PL"/>
        </w:rPr>
        <w:t>Załącznik nr 1 do zarządzenia nr 109 /2021</w:t>
      </w:r>
    </w:p>
    <w:p w14:paraId="6608DF91" w14:textId="77777777" w:rsidR="008C569D" w:rsidRPr="008C569D" w:rsidRDefault="008C569D" w:rsidP="008C569D">
      <w:pPr>
        <w:spacing w:line="240" w:lineRule="auto"/>
        <w:ind w:firstLine="0"/>
        <w:jc w:val="right"/>
        <w:rPr>
          <w:rFonts w:ascii="Times New Roman" w:eastAsia="Times New Roman" w:hAnsi="Times New Roman" w:cs="Times New Roman"/>
          <w:sz w:val="20"/>
          <w:szCs w:val="20"/>
          <w:lang w:eastAsia="pl-PL"/>
        </w:rPr>
      </w:pPr>
      <w:r w:rsidRPr="008C569D">
        <w:rPr>
          <w:rFonts w:ascii="Times New Roman" w:eastAsia="Times New Roman" w:hAnsi="Times New Roman" w:cs="Times New Roman"/>
          <w:noProof/>
          <w:sz w:val="24"/>
          <w:szCs w:val="24"/>
          <w:lang w:eastAsia="pl-PL"/>
        </w:rPr>
        <mc:AlternateContent>
          <mc:Choice Requires="wps">
            <w:drawing>
              <wp:anchor distT="0" distB="0" distL="114300" distR="114300" simplePos="0" relativeHeight="251658240" behindDoc="0" locked="0" layoutInCell="1" allowOverlap="1" wp14:anchorId="1E15540D" wp14:editId="33462BEC">
                <wp:simplePos x="0" y="0"/>
                <wp:positionH relativeFrom="margin">
                  <wp:align>left</wp:align>
                </wp:positionH>
                <wp:positionV relativeFrom="paragraph">
                  <wp:posOffset>111125</wp:posOffset>
                </wp:positionV>
                <wp:extent cx="1755140" cy="600075"/>
                <wp:effectExtent l="6985" t="6350" r="9525" b="1270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55140" cy="600075"/>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E3783BB" w14:textId="77777777" w:rsidR="008C569D" w:rsidRDefault="008C569D" w:rsidP="008C569D">
                            <w:pPr>
                              <w:rPr>
                                <w:i/>
                              </w:rPr>
                            </w:pPr>
                            <w:r>
                              <w:rPr>
                                <w:i/>
                                <w:noProof/>
                              </w:rPr>
                              <w:drawing>
                                <wp:inline distT="0" distB="0" distL="0" distR="0" wp14:anchorId="6AE97681" wp14:editId="19743491">
                                  <wp:extent cx="1381125" cy="460375"/>
                                  <wp:effectExtent l="1905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1382184" cy="460728"/>
                                          </a:xfrm>
                                          <a:prstGeom prst="rect">
                                            <a:avLst/>
                                          </a:prstGeom>
                                          <a:noFill/>
                                          <a:ln w="9525">
                                            <a:noFill/>
                                            <a:miter lim="800000"/>
                                            <a:headEnd/>
                                            <a:tailEnd/>
                                          </a:ln>
                                        </pic:spPr>
                                      </pic:pic>
                                    </a:graphicData>
                                  </a:graphic>
                                </wp:inline>
                              </w:drawing>
                            </w:r>
                          </w:p>
                          <w:p w14:paraId="12C57966" w14:textId="77777777" w:rsidR="008C569D" w:rsidRPr="00AA1A63" w:rsidRDefault="008C569D" w:rsidP="008C569D">
                            <w:pPr>
                              <w:rPr>
                                <w:i/>
                                <w:sz w:val="16"/>
                                <w:szCs w:val="16"/>
                              </w:rPr>
                            </w:pPr>
                            <w:r>
                              <w:rPr>
                                <w:i/>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1E15540D" id="_x0000_t202" coordsize="21600,21600" o:spt="202" path="m,l,21600r21600,l21600,xe">
                <v:stroke joinstyle="miter"/>
                <v:path gradientshapeok="t" o:connecttype="rect"/>
              </v:shapetype>
              <v:shape id="Text Box 33" o:spid="_x0000_s1026" type="#_x0000_t202" style="position:absolute;left:0;text-align:left;margin-left:0;margin-top:8.75pt;width:138.2pt;height:47.2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" filled="f" strokecolor="white" strokeweight=".5pt">
                <v:path arrowok="t"/>
                <v:textbox>
                  <w:txbxContent>
                    <w:p w14:paraId="5E3783BB" w14:textId="77777777" w:rsidR="008C569D" w:rsidRDefault="008C569D" w:rsidP="008C569D">
                      <w:pPr>
                        <w:rPr>
                          <w:i/>
                        </w:rPr>
                      </w:pPr>
                      <w:r>
                        <w:rPr>
                          <w:i/>
                          <w:noProof/>
                        </w:rPr>
                        <w:drawing>
                          <wp:inline distT="0" distB="0" distL="0" distR="0" wp14:anchorId="6AE97681" wp14:editId="19743491">
                            <wp:extent cx="1381125" cy="460375"/>
                            <wp:effectExtent l="1905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1382184" cy="460728"/>
                                    </a:xfrm>
                                    <a:prstGeom prst="rect">
                                      <a:avLst/>
                                    </a:prstGeom>
                                    <a:noFill/>
                                    <a:ln w="9525">
                                      <a:noFill/>
                                      <a:miter lim="800000"/>
                                      <a:headEnd/>
                                      <a:tailEnd/>
                                    </a:ln>
                                  </pic:spPr>
                                </pic:pic>
                              </a:graphicData>
                            </a:graphic>
                          </wp:inline>
                        </w:drawing>
                      </w:r>
                    </w:p>
                    <w:p w14:paraId="12C57966" w14:textId="77777777" w:rsidR="008C569D" w:rsidRPr="00AA1A63" w:rsidRDefault="008C569D" w:rsidP="008C569D">
                      <w:pPr>
                        <w:rPr>
                          <w:i/>
                          <w:sz w:val="16"/>
                          <w:szCs w:val="16"/>
                        </w:rPr>
                      </w:pPr>
                      <w:r>
                        <w:rPr>
                          <w:i/>
                        </w:rPr>
                        <w:t xml:space="preserve"> </w:t>
                      </w:r>
                    </w:p>
                  </w:txbxContent>
                </v:textbox>
                <w10:wrap type="square" anchorx="margin"/>
              </v:shape>
            </w:pict>
          </mc:Fallback>
        </mc:AlternateContent>
      </w:r>
      <w:r w:rsidRPr="008C569D">
        <w:rPr>
          <w:rFonts w:ascii="Times New Roman" w:eastAsia="Times New Roman" w:hAnsi="Times New Roman" w:cs="Times New Roman"/>
          <w:sz w:val="20"/>
          <w:szCs w:val="20"/>
          <w:lang w:eastAsia="pl-PL"/>
        </w:rPr>
        <w:t>Rektora PW z dnia 9 listopada 2021 r.</w:t>
      </w:r>
    </w:p>
    <w:p w14:paraId="7D759ABC" w14:textId="77777777" w:rsidR="008C569D" w:rsidRPr="008C569D" w:rsidRDefault="008C569D" w:rsidP="008C569D">
      <w:pPr>
        <w:spacing w:line="240" w:lineRule="auto"/>
        <w:ind w:firstLine="0"/>
        <w:jc w:val="right"/>
        <w:rPr>
          <w:rFonts w:ascii="Times New Roman" w:eastAsia="Times New Roman" w:hAnsi="Times New Roman" w:cs="Times New Roman"/>
          <w:sz w:val="20"/>
          <w:szCs w:val="20"/>
          <w:lang w:eastAsia="pl-PL"/>
        </w:rPr>
      </w:pPr>
    </w:p>
    <w:p w14:paraId="23BE0F11" w14:textId="77777777" w:rsidR="008C569D" w:rsidRPr="008C569D" w:rsidRDefault="008C569D" w:rsidP="008C569D">
      <w:pPr>
        <w:spacing w:line="240" w:lineRule="auto"/>
        <w:ind w:firstLine="0"/>
        <w:jc w:val="right"/>
        <w:rPr>
          <w:rFonts w:ascii="Times New Roman" w:eastAsia="Times New Roman" w:hAnsi="Times New Roman" w:cs="Times New Roman"/>
          <w:sz w:val="20"/>
          <w:szCs w:val="20"/>
          <w:lang w:eastAsia="pl-PL"/>
        </w:rPr>
      </w:pPr>
      <w:r w:rsidRPr="008C569D">
        <w:rPr>
          <w:rFonts w:ascii="Times New Roman" w:eastAsia="Times New Roman" w:hAnsi="Times New Roman" w:cs="Times New Roman"/>
          <w:sz w:val="20"/>
          <w:szCs w:val="20"/>
          <w:lang w:eastAsia="pl-PL"/>
        </w:rPr>
        <w:t xml:space="preserve">                                                                                          „załącznik nr 5 do zarządzenia nr 42 /2020 Rektora PW</w:t>
      </w:r>
    </w:p>
    <w:p w14:paraId="4D54C0E3" w14:textId="77777777" w:rsidR="008C569D" w:rsidRPr="008C569D" w:rsidRDefault="008C569D" w:rsidP="008C569D">
      <w:pPr>
        <w:spacing w:line="240" w:lineRule="auto"/>
        <w:ind w:firstLine="0"/>
        <w:jc w:val="left"/>
        <w:rPr>
          <w:rFonts w:eastAsia="Times New Roman"/>
          <w:b/>
          <w:sz w:val="24"/>
          <w:szCs w:val="24"/>
          <w:lang w:eastAsia="pl-PL"/>
        </w:rPr>
      </w:pPr>
    </w:p>
    <w:p w14:paraId="4778A9C5" w14:textId="77777777" w:rsidR="008C569D" w:rsidRPr="008C569D" w:rsidRDefault="008C569D" w:rsidP="008C569D">
      <w:pPr>
        <w:spacing w:line="240" w:lineRule="auto"/>
        <w:ind w:firstLine="0"/>
        <w:jc w:val="left"/>
        <w:rPr>
          <w:rFonts w:eastAsia="Times New Roman"/>
          <w:sz w:val="24"/>
          <w:szCs w:val="24"/>
          <w:lang w:eastAsia="pl-PL"/>
        </w:rPr>
      </w:pPr>
      <w:r w:rsidRPr="008C569D">
        <w:rPr>
          <w:rFonts w:eastAsia="Times New Roman"/>
          <w:b/>
          <w:sz w:val="24"/>
          <w:szCs w:val="24"/>
          <w:lang w:eastAsia="pl-PL"/>
        </w:rPr>
        <w:t>Politechnika Warszawska</w:t>
      </w:r>
      <w:r w:rsidRPr="008C569D">
        <w:rPr>
          <w:rFonts w:eastAsia="Times New Roman"/>
          <w:sz w:val="24"/>
          <w:szCs w:val="24"/>
          <w:lang w:eastAsia="pl-PL"/>
        </w:rPr>
        <w:t xml:space="preserve">   </w:t>
      </w:r>
    </w:p>
    <w:p w14:paraId="7B15B438" w14:textId="77777777" w:rsidR="008C569D" w:rsidRPr="008C569D" w:rsidRDefault="008C569D" w:rsidP="008C569D">
      <w:pPr>
        <w:spacing w:line="240" w:lineRule="auto"/>
        <w:ind w:firstLine="0"/>
        <w:jc w:val="left"/>
        <w:rPr>
          <w:rFonts w:eastAsia="Times New Roman"/>
          <w:i/>
          <w:sz w:val="24"/>
          <w:szCs w:val="24"/>
          <w:lang w:eastAsia="pl-PL"/>
        </w:rPr>
      </w:pPr>
      <w:r w:rsidRPr="008C569D">
        <w:rPr>
          <w:rFonts w:eastAsia="Times New Roman"/>
          <w:i/>
          <w:sz w:val="24"/>
          <w:szCs w:val="24"/>
          <w:lang w:eastAsia="pl-PL"/>
        </w:rPr>
        <w:tab/>
      </w:r>
    </w:p>
    <w:p w14:paraId="0AAFB764" w14:textId="392FEB2F" w:rsidR="008C569D" w:rsidRPr="007F165A" w:rsidRDefault="008C569D" w:rsidP="008C569D">
      <w:pPr>
        <w:spacing w:line="240" w:lineRule="auto"/>
        <w:ind w:left="4247" w:firstLine="709"/>
        <w:jc w:val="center"/>
        <w:rPr>
          <w:rFonts w:ascii="Times New Roman" w:eastAsia="Times New Roman" w:hAnsi="Times New Roman" w:cs="Times New Roman"/>
          <w:sz w:val="24"/>
          <w:szCs w:val="24"/>
          <w:highlight w:val="yellow"/>
          <w:lang w:eastAsia="pl-PL"/>
        </w:rPr>
      </w:pPr>
      <w:r w:rsidRPr="008C569D">
        <w:rPr>
          <w:rFonts w:ascii="Times New Roman" w:eastAsia="Times New Roman" w:hAnsi="Times New Roman" w:cs="Times New Roman"/>
          <w:sz w:val="24"/>
          <w:szCs w:val="24"/>
          <w:lang w:eastAsia="pl-PL"/>
        </w:rPr>
        <w:t xml:space="preserve">                   </w:t>
      </w:r>
      <w:r w:rsidR="00B477F4" w:rsidRPr="007F165A">
        <w:rPr>
          <w:rFonts w:ascii="Times New Roman" w:eastAsia="Times New Roman" w:hAnsi="Times New Roman" w:cs="Times New Roman"/>
          <w:sz w:val="24"/>
          <w:szCs w:val="24"/>
          <w:highlight w:val="yellow"/>
          <w:lang w:eastAsia="pl-PL"/>
        </w:rPr>
        <w:t xml:space="preserve">Warszawa, </w:t>
      </w:r>
      <w:r w:rsidR="00B11C6B" w:rsidRPr="007F165A">
        <w:rPr>
          <w:rFonts w:ascii="Times New Roman" w:eastAsia="Times New Roman" w:hAnsi="Times New Roman" w:cs="Times New Roman"/>
          <w:sz w:val="24"/>
          <w:szCs w:val="24"/>
          <w:highlight w:val="yellow"/>
          <w:lang w:eastAsia="pl-PL"/>
        </w:rPr>
        <w:t>XXXX</w:t>
      </w:r>
      <w:r w:rsidR="00B477F4" w:rsidRPr="007F165A">
        <w:rPr>
          <w:rFonts w:ascii="Times New Roman" w:eastAsia="Times New Roman" w:hAnsi="Times New Roman" w:cs="Times New Roman"/>
          <w:sz w:val="24"/>
          <w:szCs w:val="24"/>
          <w:highlight w:val="yellow"/>
          <w:lang w:eastAsia="pl-PL"/>
        </w:rPr>
        <w:t xml:space="preserve"> 2023r.</w:t>
      </w:r>
    </w:p>
    <w:p w14:paraId="121B324D" w14:textId="77777777" w:rsidR="008C569D" w:rsidRPr="007F165A" w:rsidRDefault="008C569D" w:rsidP="008C569D">
      <w:pPr>
        <w:spacing w:line="240" w:lineRule="auto"/>
        <w:ind w:left="4247" w:right="119" w:firstLine="709"/>
        <w:jc w:val="center"/>
        <w:rPr>
          <w:rFonts w:ascii="Times New Roman" w:eastAsia="Times New Roman" w:hAnsi="Times New Roman" w:cs="Times New Roman"/>
          <w:sz w:val="20"/>
          <w:szCs w:val="20"/>
          <w:highlight w:val="yellow"/>
          <w:lang w:eastAsia="pl-PL"/>
        </w:rPr>
      </w:pPr>
      <w:r w:rsidRPr="007F165A">
        <w:rPr>
          <w:rFonts w:ascii="Times New Roman" w:eastAsia="Times New Roman" w:hAnsi="Times New Roman" w:cs="Times New Roman"/>
          <w:sz w:val="20"/>
          <w:szCs w:val="20"/>
          <w:highlight w:val="yellow"/>
          <w:lang w:eastAsia="pl-PL"/>
        </w:rPr>
        <w:t xml:space="preserve">                          miejscowość i data</w:t>
      </w:r>
    </w:p>
    <w:p w14:paraId="38656593" w14:textId="77777777" w:rsidR="008C569D" w:rsidRPr="00B11C6B" w:rsidRDefault="008C569D" w:rsidP="008C569D">
      <w:pPr>
        <w:spacing w:line="240" w:lineRule="auto"/>
        <w:ind w:left="5663" w:right="119" w:firstLine="1"/>
        <w:jc w:val="center"/>
        <w:rPr>
          <w:rFonts w:ascii="Times New Roman" w:eastAsia="Times New Roman" w:hAnsi="Times New Roman" w:cs="Times New Roman"/>
          <w:i/>
          <w:sz w:val="18"/>
          <w:szCs w:val="18"/>
          <w:highlight w:val="yellow"/>
          <w:lang w:eastAsia="pl-PL"/>
        </w:rPr>
      </w:pPr>
      <w:r w:rsidRPr="00B11C6B">
        <w:rPr>
          <w:rFonts w:ascii="Times New Roman" w:eastAsia="Times New Roman" w:hAnsi="Times New Roman" w:cs="Times New Roman"/>
          <w:i/>
          <w:sz w:val="18"/>
          <w:szCs w:val="18"/>
          <w:highlight w:val="yellow"/>
          <w:lang w:eastAsia="pl-PL"/>
        </w:rPr>
        <w:t xml:space="preserve">      </w:t>
      </w:r>
    </w:p>
    <w:p w14:paraId="24F69BAF" w14:textId="48F3ADFF" w:rsidR="008C569D" w:rsidRPr="00CF7C5A" w:rsidRDefault="008C569D" w:rsidP="008C569D">
      <w:pPr>
        <w:spacing w:line="240" w:lineRule="auto"/>
        <w:ind w:firstLine="0"/>
        <w:jc w:val="left"/>
        <w:rPr>
          <w:rFonts w:ascii="Times New Roman" w:eastAsia="Times New Roman" w:hAnsi="Times New Roman" w:cs="Times New Roman"/>
          <w:sz w:val="24"/>
          <w:szCs w:val="24"/>
          <w:lang w:eastAsia="pl-PL"/>
        </w:rPr>
      </w:pPr>
      <w:r w:rsidRPr="00CF7C5A">
        <w:rPr>
          <w:rFonts w:ascii="Times New Roman" w:eastAsia="Times New Roman" w:hAnsi="Times New Roman" w:cs="Times New Roman"/>
          <w:sz w:val="24"/>
          <w:szCs w:val="24"/>
          <w:lang w:eastAsia="pl-PL"/>
        </w:rPr>
        <w:t xml:space="preserve">      </w:t>
      </w:r>
      <w:r w:rsidR="008A01B6">
        <w:rPr>
          <w:rFonts w:ascii="Times New Roman" w:eastAsia="Times New Roman" w:hAnsi="Times New Roman" w:cs="Times New Roman"/>
          <w:sz w:val="24"/>
          <w:szCs w:val="24"/>
          <w:lang w:eastAsia="pl-PL"/>
        </w:rPr>
        <w:t>Rafał Raczyński</w:t>
      </w:r>
    </w:p>
    <w:p w14:paraId="23BF55E7" w14:textId="77777777" w:rsidR="008C569D" w:rsidRPr="00CF7C5A" w:rsidRDefault="008C569D" w:rsidP="008C569D">
      <w:pPr>
        <w:spacing w:line="240" w:lineRule="auto"/>
        <w:ind w:firstLine="0"/>
        <w:jc w:val="left"/>
        <w:rPr>
          <w:rFonts w:ascii="Times New Roman" w:eastAsia="Times New Roman" w:hAnsi="Times New Roman" w:cs="Times New Roman"/>
          <w:sz w:val="20"/>
          <w:szCs w:val="20"/>
          <w:lang w:eastAsia="pl-PL"/>
        </w:rPr>
      </w:pPr>
      <w:r w:rsidRPr="00CF7C5A">
        <w:rPr>
          <w:rFonts w:ascii="Times New Roman" w:eastAsia="Times New Roman" w:hAnsi="Times New Roman" w:cs="Times New Roman"/>
          <w:sz w:val="20"/>
          <w:szCs w:val="20"/>
          <w:lang w:eastAsia="pl-PL"/>
        </w:rPr>
        <w:t xml:space="preserve">       imię i nazwisko studenta</w:t>
      </w:r>
    </w:p>
    <w:p w14:paraId="7E4F43C6" w14:textId="77777777" w:rsidR="008C569D" w:rsidRPr="00CF7C5A" w:rsidRDefault="008C569D" w:rsidP="008C569D">
      <w:pPr>
        <w:spacing w:line="240" w:lineRule="auto"/>
        <w:ind w:firstLine="0"/>
        <w:jc w:val="left"/>
        <w:rPr>
          <w:rFonts w:ascii="Times New Roman" w:eastAsia="Times New Roman" w:hAnsi="Times New Roman" w:cs="Times New Roman"/>
          <w:i/>
          <w:sz w:val="18"/>
          <w:szCs w:val="18"/>
          <w:lang w:eastAsia="pl-PL"/>
        </w:rPr>
      </w:pPr>
    </w:p>
    <w:p w14:paraId="41E8005C" w14:textId="738CBFE4" w:rsidR="008C569D" w:rsidRPr="00CF7C5A" w:rsidRDefault="008C569D" w:rsidP="008C569D">
      <w:pPr>
        <w:spacing w:line="240" w:lineRule="auto"/>
        <w:ind w:firstLine="0"/>
        <w:jc w:val="left"/>
        <w:rPr>
          <w:rFonts w:ascii="Times New Roman" w:eastAsia="Times New Roman" w:hAnsi="Times New Roman" w:cs="Times New Roman"/>
          <w:sz w:val="24"/>
          <w:szCs w:val="24"/>
          <w:lang w:eastAsia="pl-PL"/>
        </w:rPr>
      </w:pPr>
      <w:r w:rsidRPr="00CF7C5A">
        <w:rPr>
          <w:rFonts w:ascii="Times New Roman" w:eastAsia="Times New Roman" w:hAnsi="Times New Roman" w:cs="Times New Roman"/>
          <w:sz w:val="24"/>
          <w:szCs w:val="24"/>
          <w:lang w:eastAsia="pl-PL"/>
        </w:rPr>
        <w:t xml:space="preserve">             </w:t>
      </w:r>
      <w:r w:rsidR="008A01B6">
        <w:rPr>
          <w:rFonts w:ascii="Times New Roman" w:eastAsia="Times New Roman" w:hAnsi="Times New Roman" w:cs="Times New Roman"/>
          <w:sz w:val="24"/>
          <w:szCs w:val="24"/>
          <w:lang w:eastAsia="pl-PL"/>
        </w:rPr>
        <w:t>311277</w:t>
      </w:r>
    </w:p>
    <w:p w14:paraId="7C62A5F4" w14:textId="77777777" w:rsidR="008C569D" w:rsidRPr="00CF7C5A" w:rsidRDefault="008C569D" w:rsidP="008C569D">
      <w:pPr>
        <w:spacing w:line="240" w:lineRule="auto"/>
        <w:ind w:firstLine="0"/>
        <w:jc w:val="left"/>
        <w:rPr>
          <w:rFonts w:ascii="Times New Roman" w:eastAsia="Times New Roman" w:hAnsi="Times New Roman" w:cs="Times New Roman"/>
          <w:sz w:val="20"/>
          <w:szCs w:val="20"/>
          <w:lang w:eastAsia="pl-PL"/>
        </w:rPr>
      </w:pPr>
      <w:r w:rsidRPr="00CF7C5A">
        <w:rPr>
          <w:rFonts w:ascii="Times New Roman" w:eastAsia="Times New Roman" w:hAnsi="Times New Roman" w:cs="Times New Roman"/>
          <w:sz w:val="20"/>
          <w:szCs w:val="20"/>
          <w:lang w:eastAsia="pl-PL"/>
        </w:rPr>
        <w:t xml:space="preserve">           numer albumu</w:t>
      </w:r>
    </w:p>
    <w:p w14:paraId="6F858E5A" w14:textId="77777777" w:rsidR="008C569D" w:rsidRPr="00CF7C5A" w:rsidRDefault="008C569D" w:rsidP="008C569D">
      <w:pPr>
        <w:spacing w:line="240" w:lineRule="auto"/>
        <w:ind w:firstLine="0"/>
        <w:jc w:val="left"/>
        <w:rPr>
          <w:rFonts w:ascii="Times New Roman" w:eastAsia="Times New Roman" w:hAnsi="Times New Roman" w:cs="Times New Roman"/>
          <w:i/>
          <w:sz w:val="18"/>
          <w:szCs w:val="18"/>
          <w:lang w:eastAsia="pl-PL"/>
        </w:rPr>
      </w:pPr>
      <w:r w:rsidRPr="00CF7C5A">
        <w:rPr>
          <w:rFonts w:ascii="Times New Roman" w:eastAsia="Times New Roman" w:hAnsi="Times New Roman" w:cs="Times New Roman"/>
          <w:sz w:val="18"/>
          <w:szCs w:val="18"/>
          <w:lang w:eastAsia="pl-PL"/>
        </w:rPr>
        <w:t xml:space="preserve">   </w:t>
      </w:r>
    </w:p>
    <w:p w14:paraId="71B317B1" w14:textId="616148DF" w:rsidR="008C569D" w:rsidRPr="00CF7C5A" w:rsidRDefault="008A01B6" w:rsidP="008C569D">
      <w:pPr>
        <w:spacing w:line="240" w:lineRule="auto"/>
        <w:ind w:firstLine="0"/>
        <w:jc w:val="left"/>
        <w:rPr>
          <w:rFonts w:ascii="Times New Roman" w:eastAsia="Times New Roman" w:hAnsi="Times New Roman" w:cs="Times New Roman"/>
          <w:sz w:val="24"/>
          <w:szCs w:val="24"/>
          <w:lang w:eastAsia="pl-PL"/>
        </w:rPr>
      </w:pPr>
      <w:r>
        <w:rPr>
          <w:rFonts w:ascii="Times New Roman" w:eastAsia="Times New Roman" w:hAnsi="Times New Roman" w:cs="Times New Roman"/>
          <w:sz w:val="24"/>
          <w:szCs w:val="24"/>
          <w:lang w:eastAsia="pl-PL"/>
        </w:rPr>
        <w:t>Elektromobilność</w:t>
      </w:r>
    </w:p>
    <w:p w14:paraId="7EA0CB05" w14:textId="77777777" w:rsidR="008C569D" w:rsidRPr="008C569D" w:rsidRDefault="008C569D" w:rsidP="008C569D">
      <w:pPr>
        <w:spacing w:line="240" w:lineRule="auto"/>
        <w:ind w:firstLine="0"/>
        <w:jc w:val="left"/>
        <w:rPr>
          <w:rFonts w:ascii="Times New Roman" w:eastAsia="Times New Roman" w:hAnsi="Times New Roman" w:cs="Times New Roman"/>
          <w:sz w:val="20"/>
          <w:szCs w:val="20"/>
          <w:lang w:eastAsia="pl-PL"/>
        </w:rPr>
      </w:pPr>
      <w:r w:rsidRPr="00CF7C5A">
        <w:rPr>
          <w:rFonts w:ascii="Times New Roman" w:eastAsia="Times New Roman" w:hAnsi="Times New Roman" w:cs="Times New Roman"/>
          <w:sz w:val="20"/>
          <w:szCs w:val="20"/>
          <w:lang w:eastAsia="pl-PL"/>
        </w:rPr>
        <w:t xml:space="preserve">          kierunek studiów</w:t>
      </w:r>
    </w:p>
    <w:p w14:paraId="79998A68" w14:textId="77777777" w:rsidR="008C569D" w:rsidRPr="008C569D" w:rsidRDefault="008C569D" w:rsidP="008C569D">
      <w:pPr>
        <w:spacing w:line="240" w:lineRule="auto"/>
        <w:ind w:firstLine="0"/>
        <w:jc w:val="center"/>
        <w:rPr>
          <w:rFonts w:ascii="Times New Roman" w:eastAsia="Times New Roman" w:hAnsi="Times New Roman" w:cs="Times New Roman"/>
          <w:b/>
          <w:sz w:val="24"/>
          <w:szCs w:val="24"/>
          <w:lang w:eastAsia="pl-PL"/>
        </w:rPr>
      </w:pPr>
      <w:r w:rsidRPr="008C569D">
        <w:rPr>
          <w:rFonts w:ascii="Times New Roman" w:eastAsia="Times New Roman" w:hAnsi="Times New Roman" w:cs="Times New Roman"/>
          <w:b/>
          <w:sz w:val="24"/>
          <w:szCs w:val="24"/>
          <w:lang w:eastAsia="pl-PL"/>
        </w:rPr>
        <w:t>OŚWIADCZENIE</w:t>
      </w:r>
    </w:p>
    <w:p w14:paraId="125FA0E9" w14:textId="77777777" w:rsidR="008C569D" w:rsidRPr="008C569D" w:rsidRDefault="008C569D" w:rsidP="008C569D">
      <w:pPr>
        <w:spacing w:line="360" w:lineRule="auto"/>
        <w:ind w:firstLine="0"/>
        <w:jc w:val="center"/>
        <w:rPr>
          <w:rFonts w:ascii="Times New Roman" w:eastAsia="Times New Roman" w:hAnsi="Times New Roman" w:cs="Times New Roman"/>
          <w:b/>
          <w:sz w:val="24"/>
          <w:szCs w:val="24"/>
          <w:lang w:eastAsia="pl-PL"/>
        </w:rPr>
      </w:pPr>
    </w:p>
    <w:p w14:paraId="79ACB81F" w14:textId="77777777" w:rsidR="008C569D" w:rsidRPr="008C569D" w:rsidRDefault="008C569D" w:rsidP="008C569D">
      <w:pPr>
        <w:spacing w:line="24" w:lineRule="atLeast"/>
        <w:ind w:firstLine="0"/>
        <w:rPr>
          <w:rFonts w:ascii="Times New Roman" w:eastAsia="Times New Roman" w:hAnsi="Times New Roman" w:cs="Times New Roman"/>
          <w:sz w:val="20"/>
          <w:szCs w:val="24"/>
          <w:lang w:eastAsia="pl-PL"/>
        </w:rPr>
      </w:pPr>
      <w:r w:rsidRPr="008C569D">
        <w:rPr>
          <w:rFonts w:ascii="Times New Roman" w:eastAsia="Times New Roman" w:hAnsi="Times New Roman" w:cs="Times New Roman"/>
          <w:sz w:val="20"/>
          <w:szCs w:val="24"/>
          <w:lang w:eastAsia="pl-PL"/>
        </w:rPr>
        <w:t xml:space="preserve">Świadomy/-a odpowiedzialności karnej za składanie fałszywych zeznań oświadczam, </w:t>
      </w:r>
      <w:r w:rsidRPr="008C569D">
        <w:rPr>
          <w:rFonts w:ascii="Times New Roman" w:eastAsia="Times New Roman" w:hAnsi="Times New Roman" w:cs="Times New Roman"/>
          <w:sz w:val="20"/>
          <w:szCs w:val="24"/>
          <w:lang w:eastAsia="pl-PL"/>
        </w:rPr>
        <w:br/>
        <w:t>że niniejsza praca dyplomowa została napisana przeze mnie samodzielnie, pod opieką kierującego pracą dyplomową.</w:t>
      </w:r>
    </w:p>
    <w:p w14:paraId="72208747" w14:textId="77777777" w:rsidR="008C569D" w:rsidRPr="008C569D" w:rsidRDefault="008C569D" w:rsidP="008C569D">
      <w:pPr>
        <w:spacing w:line="24" w:lineRule="atLeast"/>
        <w:ind w:firstLine="0"/>
        <w:rPr>
          <w:rFonts w:ascii="Times New Roman" w:eastAsia="Times New Roman" w:hAnsi="Times New Roman" w:cs="Times New Roman"/>
          <w:sz w:val="20"/>
          <w:szCs w:val="24"/>
          <w:lang w:eastAsia="pl-PL"/>
        </w:rPr>
      </w:pPr>
      <w:r w:rsidRPr="008C569D">
        <w:rPr>
          <w:rFonts w:ascii="Times New Roman" w:eastAsia="Times New Roman" w:hAnsi="Times New Roman" w:cs="Times New Roman"/>
          <w:sz w:val="20"/>
          <w:szCs w:val="24"/>
          <w:lang w:eastAsia="pl-PL"/>
        </w:rPr>
        <w:t>Jednocześnie oświadczam, że:</w:t>
      </w:r>
    </w:p>
    <w:p w14:paraId="64F29F1C" w14:textId="77777777" w:rsidR="008C569D" w:rsidRPr="008C569D" w:rsidRDefault="008C569D" w:rsidP="008C569D">
      <w:pPr>
        <w:numPr>
          <w:ilvl w:val="0"/>
          <w:numId w:val="38"/>
        </w:numPr>
        <w:spacing w:line="240" w:lineRule="auto"/>
        <w:jc w:val="left"/>
        <w:rPr>
          <w:rFonts w:ascii="Times New Roman" w:eastAsia="Times New Roman" w:hAnsi="Times New Roman" w:cs="Times New Roman"/>
          <w:sz w:val="20"/>
          <w:szCs w:val="24"/>
          <w:lang w:eastAsia="pl-PL"/>
        </w:rPr>
      </w:pPr>
      <w:r w:rsidRPr="008C569D">
        <w:rPr>
          <w:rFonts w:ascii="Times New Roman" w:eastAsia="Times New Roman" w:hAnsi="Times New Roman" w:cs="Times New Roman"/>
          <w:sz w:val="20"/>
          <w:szCs w:val="24"/>
          <w:lang w:eastAsia="pl-PL"/>
        </w:rPr>
        <w:t xml:space="preserve">niniejsza praca dyplomowa nie narusza praw autorskich w rozumieniu ustawy z dnia 4 lutego 1994 roku o prawie autorskim i prawach pokrewnych (Dz.U. z 2021 r., poz. 1062) oraz dóbr osobistych chronionych prawem cywilnym, </w:t>
      </w:r>
    </w:p>
    <w:p w14:paraId="4ACED9CD" w14:textId="77777777" w:rsidR="008C569D" w:rsidRPr="008C569D" w:rsidRDefault="008C569D" w:rsidP="008C569D">
      <w:pPr>
        <w:numPr>
          <w:ilvl w:val="0"/>
          <w:numId w:val="38"/>
        </w:numPr>
        <w:spacing w:line="240" w:lineRule="auto"/>
        <w:ind w:left="714" w:hanging="357"/>
        <w:jc w:val="left"/>
        <w:rPr>
          <w:rFonts w:ascii="Times New Roman" w:eastAsia="Times New Roman" w:hAnsi="Times New Roman" w:cs="Times New Roman"/>
          <w:sz w:val="20"/>
          <w:szCs w:val="24"/>
          <w:lang w:eastAsia="pl-PL"/>
        </w:rPr>
      </w:pPr>
      <w:r w:rsidRPr="008C569D">
        <w:rPr>
          <w:rFonts w:ascii="Times New Roman" w:eastAsia="Times New Roman" w:hAnsi="Times New Roman" w:cs="Times New Roman"/>
          <w:sz w:val="20"/>
          <w:szCs w:val="24"/>
          <w:lang w:eastAsia="pl-PL"/>
        </w:rPr>
        <w:t>niniejsza praca dyplomowa nie zawiera danych i informacji, które uzyskałem/-</w:t>
      </w:r>
      <w:proofErr w:type="spellStart"/>
      <w:r w:rsidRPr="008C569D">
        <w:rPr>
          <w:rFonts w:ascii="Times New Roman" w:eastAsia="Times New Roman" w:hAnsi="Times New Roman" w:cs="Times New Roman"/>
          <w:sz w:val="20"/>
          <w:szCs w:val="24"/>
          <w:lang w:eastAsia="pl-PL"/>
        </w:rPr>
        <w:t>am</w:t>
      </w:r>
      <w:proofErr w:type="spellEnd"/>
      <w:r w:rsidRPr="008C569D">
        <w:rPr>
          <w:rFonts w:ascii="Times New Roman" w:eastAsia="Times New Roman" w:hAnsi="Times New Roman" w:cs="Times New Roman"/>
          <w:sz w:val="20"/>
          <w:szCs w:val="24"/>
          <w:lang w:eastAsia="pl-PL"/>
        </w:rPr>
        <w:t xml:space="preserve"> </w:t>
      </w:r>
      <w:r w:rsidRPr="008C569D">
        <w:rPr>
          <w:rFonts w:ascii="Times New Roman" w:eastAsia="Times New Roman" w:hAnsi="Times New Roman" w:cs="Times New Roman"/>
          <w:sz w:val="20"/>
          <w:szCs w:val="24"/>
          <w:lang w:eastAsia="pl-PL"/>
        </w:rPr>
        <w:br/>
        <w:t>w sposób niedozwolony,</w:t>
      </w:r>
    </w:p>
    <w:p w14:paraId="7C866523" w14:textId="77777777" w:rsidR="008C569D" w:rsidRPr="008C569D" w:rsidRDefault="008C569D" w:rsidP="008C569D">
      <w:pPr>
        <w:numPr>
          <w:ilvl w:val="0"/>
          <w:numId w:val="38"/>
        </w:numPr>
        <w:spacing w:line="240" w:lineRule="auto"/>
        <w:ind w:left="714" w:hanging="357"/>
        <w:jc w:val="left"/>
        <w:rPr>
          <w:rFonts w:ascii="Times New Roman" w:eastAsia="Times New Roman" w:hAnsi="Times New Roman" w:cs="Times New Roman"/>
          <w:sz w:val="20"/>
          <w:szCs w:val="24"/>
          <w:lang w:eastAsia="pl-PL"/>
        </w:rPr>
      </w:pPr>
      <w:r w:rsidRPr="008C569D">
        <w:rPr>
          <w:rFonts w:ascii="Times New Roman" w:eastAsia="Times New Roman" w:hAnsi="Times New Roman" w:cs="Times New Roman"/>
          <w:sz w:val="20"/>
          <w:szCs w:val="24"/>
          <w:lang w:eastAsia="pl-PL"/>
        </w:rPr>
        <w:t>niniejsza praca dyplomowa nie była wcześniej podstawą żadnej innej urzędowej procedury związanej z nadawaniem dyplomów lub tytułów zawodowych,</w:t>
      </w:r>
    </w:p>
    <w:p w14:paraId="4AE2DD7C" w14:textId="77777777" w:rsidR="008C569D" w:rsidRPr="008C569D" w:rsidRDefault="008C569D" w:rsidP="008C569D">
      <w:pPr>
        <w:numPr>
          <w:ilvl w:val="0"/>
          <w:numId w:val="38"/>
        </w:numPr>
        <w:spacing w:line="240" w:lineRule="auto"/>
        <w:ind w:left="714" w:hanging="357"/>
        <w:jc w:val="left"/>
        <w:rPr>
          <w:rFonts w:ascii="Times New Roman" w:eastAsia="Times New Roman" w:hAnsi="Times New Roman" w:cs="Times New Roman"/>
          <w:sz w:val="20"/>
          <w:szCs w:val="24"/>
          <w:lang w:eastAsia="pl-PL"/>
        </w:rPr>
      </w:pPr>
      <w:r w:rsidRPr="008C569D">
        <w:rPr>
          <w:rFonts w:ascii="Times New Roman" w:eastAsia="Times New Roman" w:hAnsi="Times New Roman" w:cs="Times New Roman"/>
          <w:sz w:val="20"/>
          <w:szCs w:val="24"/>
          <w:lang w:eastAsia="pl-PL"/>
        </w:rPr>
        <w:t xml:space="preserve">wszystkie informacje umieszczone w niniejszej pracy, uzyskane ze źródeł pisanych </w:t>
      </w:r>
      <w:r w:rsidRPr="008C569D">
        <w:rPr>
          <w:rFonts w:ascii="Times New Roman" w:eastAsia="Times New Roman" w:hAnsi="Times New Roman" w:cs="Times New Roman"/>
          <w:sz w:val="20"/>
          <w:szCs w:val="24"/>
          <w:lang w:eastAsia="pl-PL"/>
        </w:rPr>
        <w:br/>
        <w:t>i elektronicznych, zostały udokumentowane w wykazie literatury odpowiednimi odnośnikami,</w:t>
      </w:r>
    </w:p>
    <w:p w14:paraId="7C57BBEE" w14:textId="77777777" w:rsidR="008C569D" w:rsidRPr="008C569D" w:rsidRDefault="008C569D" w:rsidP="008C569D">
      <w:pPr>
        <w:numPr>
          <w:ilvl w:val="0"/>
          <w:numId w:val="38"/>
        </w:numPr>
        <w:spacing w:line="240" w:lineRule="auto"/>
        <w:ind w:left="714" w:hanging="357"/>
        <w:jc w:val="left"/>
        <w:rPr>
          <w:rFonts w:ascii="Times New Roman" w:eastAsia="Times New Roman" w:hAnsi="Times New Roman" w:cs="Times New Roman"/>
          <w:sz w:val="20"/>
          <w:szCs w:val="20"/>
          <w:lang w:eastAsia="pl-PL"/>
        </w:rPr>
      </w:pPr>
      <w:r w:rsidRPr="008C569D">
        <w:rPr>
          <w:rFonts w:ascii="Times New Roman" w:eastAsia="Times New Roman" w:hAnsi="Times New Roman" w:cs="Times New Roman"/>
          <w:sz w:val="20"/>
          <w:szCs w:val="20"/>
          <w:lang w:eastAsia="pl-PL"/>
        </w:rPr>
        <w:t xml:space="preserve">znam regulacje prawne Politechniki Warszawskiej w sprawie zarządzania prawami autorskimi </w:t>
      </w:r>
      <w:r w:rsidRPr="008C569D">
        <w:rPr>
          <w:rFonts w:ascii="Times New Roman" w:eastAsia="Times New Roman" w:hAnsi="Times New Roman" w:cs="Times New Roman"/>
          <w:sz w:val="20"/>
          <w:szCs w:val="20"/>
          <w:lang w:eastAsia="pl-PL"/>
        </w:rPr>
        <w:br/>
        <w:t xml:space="preserve">i prawami pokrewnymi, prawami własności przemysłowej oraz zasadami komercjalizacji. </w:t>
      </w:r>
    </w:p>
    <w:p w14:paraId="4CD18A27" w14:textId="77777777" w:rsidR="008C569D" w:rsidRPr="008C569D" w:rsidRDefault="008C569D" w:rsidP="008C569D">
      <w:pPr>
        <w:spacing w:line="240" w:lineRule="auto"/>
        <w:ind w:firstLine="0"/>
        <w:jc w:val="left"/>
        <w:rPr>
          <w:rFonts w:ascii="Times New Roman" w:eastAsia="Times New Roman" w:hAnsi="Times New Roman" w:cs="Times New Roman"/>
          <w:sz w:val="24"/>
          <w:szCs w:val="24"/>
          <w:lang w:eastAsia="pl-PL"/>
        </w:rPr>
      </w:pPr>
    </w:p>
    <w:p w14:paraId="1DADDB34" w14:textId="77777777" w:rsidR="008C569D" w:rsidRPr="008C569D" w:rsidRDefault="008C569D" w:rsidP="008C569D">
      <w:pPr>
        <w:spacing w:line="240" w:lineRule="auto"/>
        <w:ind w:firstLine="0"/>
        <w:jc w:val="left"/>
        <w:rPr>
          <w:rFonts w:ascii="Times New Roman" w:eastAsia="Times New Roman" w:hAnsi="Times New Roman" w:cs="Times New Roman"/>
          <w:sz w:val="24"/>
          <w:szCs w:val="24"/>
          <w:lang w:eastAsia="pl-PL"/>
        </w:rPr>
      </w:pPr>
    </w:p>
    <w:p w14:paraId="31BF15FC" w14:textId="77777777" w:rsidR="008C569D" w:rsidRPr="008C569D" w:rsidRDefault="008C569D" w:rsidP="008C569D">
      <w:pPr>
        <w:spacing w:line="240" w:lineRule="auto"/>
        <w:ind w:firstLine="0"/>
        <w:jc w:val="left"/>
        <w:rPr>
          <w:rFonts w:ascii="Times New Roman" w:eastAsia="Times New Roman" w:hAnsi="Times New Roman" w:cs="Times New Roman"/>
          <w:sz w:val="24"/>
          <w:szCs w:val="24"/>
          <w:lang w:eastAsia="pl-PL"/>
        </w:rPr>
      </w:pPr>
    </w:p>
    <w:p w14:paraId="0ABB31F4" w14:textId="1605A3A7" w:rsidR="008C569D" w:rsidRPr="008C569D" w:rsidRDefault="008C569D" w:rsidP="008C569D">
      <w:pPr>
        <w:spacing w:line="240" w:lineRule="auto"/>
        <w:ind w:left="5103" w:firstLine="0"/>
        <w:rPr>
          <w:rFonts w:ascii="Times New Roman" w:eastAsia="Times New Roman" w:hAnsi="Times New Roman" w:cs="Times New Roman"/>
          <w:sz w:val="24"/>
          <w:szCs w:val="24"/>
          <w:lang w:eastAsia="pl-PL"/>
        </w:rPr>
      </w:pPr>
      <w:r w:rsidRPr="008C569D">
        <w:rPr>
          <w:rFonts w:ascii="Times New Roman" w:eastAsia="Times New Roman" w:hAnsi="Times New Roman" w:cs="Times New Roman"/>
          <w:sz w:val="24"/>
          <w:szCs w:val="24"/>
          <w:lang w:eastAsia="pl-PL"/>
        </w:rPr>
        <w:t xml:space="preserve">        ........................................... </w:t>
      </w:r>
    </w:p>
    <w:p w14:paraId="4A78031B" w14:textId="77777777" w:rsidR="008C569D" w:rsidRPr="008C569D" w:rsidRDefault="008C569D" w:rsidP="008C569D">
      <w:pPr>
        <w:spacing w:line="240" w:lineRule="auto"/>
        <w:ind w:left="5103" w:firstLine="0"/>
        <w:jc w:val="center"/>
        <w:rPr>
          <w:rFonts w:ascii="Times New Roman" w:eastAsia="Times New Roman" w:hAnsi="Times New Roman" w:cs="Times New Roman"/>
          <w:sz w:val="18"/>
          <w:szCs w:val="20"/>
          <w:lang w:eastAsia="pl-PL"/>
        </w:rPr>
      </w:pPr>
      <w:r w:rsidRPr="008C569D">
        <w:rPr>
          <w:rFonts w:ascii="Times New Roman" w:eastAsia="Times New Roman" w:hAnsi="Times New Roman" w:cs="Times New Roman"/>
          <w:sz w:val="18"/>
          <w:szCs w:val="20"/>
          <w:lang w:eastAsia="pl-PL"/>
        </w:rPr>
        <w:t xml:space="preserve">czytelny podpis studenta  ”.    </w:t>
      </w:r>
    </w:p>
    <w:p w14:paraId="791BF5C0"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40AFC9E0"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32E06B6B"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6685C7ED"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3553CA0E"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6A7B57B2"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3AB63384"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124CDE10" w14:textId="6B6B3B45" w:rsidR="00DD3BC4" w:rsidRPr="008C569D" w:rsidRDefault="00DD3BC4" w:rsidP="00DD3BC4">
      <w:pPr>
        <w:spacing w:after="200"/>
        <w:ind w:firstLine="0"/>
        <w:jc w:val="left"/>
        <w:rPr>
          <w:rFonts w:eastAsia="Arial"/>
          <w:lang w:eastAsia="pl-PL"/>
        </w:rPr>
      </w:pPr>
      <w:r>
        <w:rPr>
          <w:rFonts w:eastAsia="Arial"/>
          <w:lang w:eastAsia="pl-PL"/>
        </w:rPr>
        <w:br w:type="page"/>
      </w:r>
    </w:p>
    <w:p w14:paraId="7C0B98B6" w14:textId="77777777" w:rsidR="008C569D" w:rsidRPr="008C569D" w:rsidRDefault="008C569D" w:rsidP="008C569D">
      <w:pPr>
        <w:widowControl w:val="0"/>
        <w:suppressAutoHyphens/>
        <w:spacing w:line="240" w:lineRule="auto"/>
        <w:ind w:firstLine="0"/>
        <w:jc w:val="right"/>
        <w:rPr>
          <w:rFonts w:ascii="Times New Roman" w:eastAsia="SimSun" w:hAnsi="Times New Roman" w:cs="Lucida Sans"/>
          <w:kern w:val="1"/>
          <w:sz w:val="20"/>
          <w:szCs w:val="20"/>
          <w:lang w:eastAsia="hi-IN" w:bidi="hi-IN"/>
        </w:rPr>
      </w:pPr>
      <w:r w:rsidRPr="008C569D">
        <w:rPr>
          <w:rFonts w:ascii="Times New Roman" w:eastAsia="SimSun" w:hAnsi="Times New Roman" w:cs="Lucida Sans"/>
          <w:kern w:val="1"/>
          <w:sz w:val="20"/>
          <w:szCs w:val="20"/>
          <w:lang w:eastAsia="hi-IN" w:bidi="hi-IN"/>
        </w:rPr>
        <w:lastRenderedPageBreak/>
        <w:t>Załącznik nr 3 do zarządzenia nr 109 /2021</w:t>
      </w:r>
    </w:p>
    <w:p w14:paraId="63EE690A" w14:textId="77777777" w:rsidR="008C569D" w:rsidRPr="008C569D" w:rsidRDefault="008C569D" w:rsidP="008C569D">
      <w:pPr>
        <w:widowControl w:val="0"/>
        <w:suppressAutoHyphens/>
        <w:spacing w:line="240" w:lineRule="auto"/>
        <w:ind w:firstLine="0"/>
        <w:jc w:val="right"/>
        <w:rPr>
          <w:rFonts w:ascii="Times New Roman" w:eastAsia="SimSun" w:hAnsi="Times New Roman" w:cs="Lucida Sans"/>
          <w:kern w:val="1"/>
          <w:sz w:val="20"/>
          <w:szCs w:val="20"/>
          <w:lang w:eastAsia="hi-IN" w:bidi="hi-IN"/>
        </w:rPr>
      </w:pPr>
      <w:r w:rsidRPr="008C569D">
        <w:rPr>
          <w:rFonts w:ascii="Times New Roman" w:eastAsia="SimSun" w:hAnsi="Times New Roman" w:cs="Lucida Sans"/>
          <w:kern w:val="1"/>
          <w:sz w:val="20"/>
          <w:szCs w:val="20"/>
          <w:lang w:eastAsia="hi-IN" w:bidi="hi-IN"/>
        </w:rPr>
        <w:t>Rektora PW z dnia 9 listopada 2021 r.</w:t>
      </w:r>
    </w:p>
    <w:p w14:paraId="4C408644" w14:textId="77777777" w:rsidR="008C569D" w:rsidRPr="008C569D" w:rsidRDefault="008C569D" w:rsidP="008C569D">
      <w:pPr>
        <w:widowControl w:val="0"/>
        <w:suppressAutoHyphens/>
        <w:spacing w:line="240" w:lineRule="auto"/>
        <w:ind w:firstLine="0"/>
        <w:jc w:val="left"/>
        <w:rPr>
          <w:rFonts w:ascii="Times New Roman" w:eastAsia="SimSun" w:hAnsi="Times New Roman" w:cs="Lucida Sans"/>
          <w:kern w:val="1"/>
          <w:sz w:val="20"/>
          <w:szCs w:val="20"/>
          <w:lang w:eastAsia="hi-IN" w:bidi="hi-IN"/>
        </w:rPr>
      </w:pPr>
      <w:r w:rsidRPr="008C569D">
        <w:rPr>
          <w:rFonts w:ascii="Times New Roman" w:eastAsia="SimSun" w:hAnsi="Times New Roman" w:cs="Times New Roman"/>
          <w:noProof/>
          <w:kern w:val="1"/>
          <w:sz w:val="24"/>
          <w:szCs w:val="24"/>
          <w:lang w:eastAsia="hi-IN" w:bidi="hi-IN"/>
        </w:rPr>
        <mc:AlternateContent>
          <mc:Choice Requires="wps">
            <w:drawing>
              <wp:anchor distT="0" distB="0" distL="114300" distR="114300" simplePos="0" relativeHeight="251658241" behindDoc="0" locked="0" layoutInCell="1" allowOverlap="1" wp14:anchorId="260FD53A" wp14:editId="4873D967">
                <wp:simplePos x="0" y="0"/>
                <wp:positionH relativeFrom="margin">
                  <wp:align>left</wp:align>
                </wp:positionH>
                <wp:positionV relativeFrom="paragraph">
                  <wp:posOffset>83185</wp:posOffset>
                </wp:positionV>
                <wp:extent cx="1641475" cy="906780"/>
                <wp:effectExtent l="9525" t="6985" r="10795" b="10160"/>
                <wp:wrapSquare wrapText="bothSides"/>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41475" cy="906780"/>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1A116257" w14:textId="77777777" w:rsidR="008C569D" w:rsidRDefault="008C569D" w:rsidP="008C569D">
                            <w:pPr>
                              <w:rPr>
                                <w:i/>
                              </w:rPr>
                            </w:pPr>
                          </w:p>
                          <w:p w14:paraId="27F657E8" w14:textId="77777777" w:rsidR="008C569D" w:rsidRPr="00AA1A63" w:rsidRDefault="008C569D" w:rsidP="008C569D">
                            <w:pPr>
                              <w:rPr>
                                <w:i/>
                                <w:sz w:val="16"/>
                                <w:szCs w:val="16"/>
                              </w:rPr>
                            </w:pPr>
                            <w:r>
                              <w:rPr>
                                <w:i/>
                              </w:rPr>
                              <w:t xml:space="preserve"> </w:t>
                            </w:r>
                            <w:r>
                              <w:rPr>
                                <w:i/>
                                <w:noProof/>
                              </w:rPr>
                              <w:drawing>
                                <wp:inline distT="0" distB="0" distL="0" distR="0" wp14:anchorId="333AFA29" wp14:editId="789BC93D">
                                  <wp:extent cx="1390650" cy="466725"/>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8"/>
                                          <a:srcRect/>
                                          <a:stretch>
                                            <a:fillRect/>
                                          </a:stretch>
                                        </pic:blipFill>
                                        <pic:spPr bwMode="auto">
                                          <a:xfrm>
                                            <a:off x="0" y="0"/>
                                            <a:ext cx="1390650" cy="466725"/>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260FD53A" id="Text Box 34" o:spid="_x0000_s1027" type="#_x0000_t202" style="position:absolute;margin-left:0;margin-top:6.55pt;width:129.25pt;height:71.4pt;z-index:251658241;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" filled="f" strokecolor="white" strokeweight=".5pt">
                <v:path arrowok="t"/>
                <v:textbox>
                  <w:txbxContent>
                    <w:p w14:paraId="1A116257" w14:textId="77777777" w:rsidR="008C569D" w:rsidRDefault="008C569D" w:rsidP="008C569D">
                      <w:pPr>
                        <w:rPr>
                          <w:i/>
                        </w:rPr>
                      </w:pPr>
                    </w:p>
                    <w:p w14:paraId="27F657E8" w14:textId="77777777" w:rsidR="008C569D" w:rsidRPr="00AA1A63" w:rsidRDefault="008C569D" w:rsidP="008C569D">
                      <w:pPr>
                        <w:rPr>
                          <w:i/>
                          <w:sz w:val="16"/>
                          <w:szCs w:val="16"/>
                        </w:rPr>
                      </w:pPr>
                      <w:r>
                        <w:rPr>
                          <w:i/>
                        </w:rPr>
                        <w:t xml:space="preserve"> </w:t>
                      </w:r>
                      <w:r>
                        <w:rPr>
                          <w:i/>
                          <w:noProof/>
                        </w:rPr>
                        <w:drawing>
                          <wp:inline distT="0" distB="0" distL="0" distR="0" wp14:anchorId="333AFA29" wp14:editId="789BC93D">
                            <wp:extent cx="1390650" cy="466725"/>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8"/>
                                    <a:srcRect/>
                                    <a:stretch>
                                      <a:fillRect/>
                                    </a:stretch>
                                  </pic:blipFill>
                                  <pic:spPr bwMode="auto">
                                    <a:xfrm>
                                      <a:off x="0" y="0"/>
                                      <a:ext cx="1390650" cy="466725"/>
                                    </a:xfrm>
                                    <a:prstGeom prst="rect">
                                      <a:avLst/>
                                    </a:prstGeom>
                                    <a:noFill/>
                                    <a:ln w="9525">
                                      <a:noFill/>
                                      <a:miter lim="800000"/>
                                      <a:headEnd/>
                                      <a:tailEnd/>
                                    </a:ln>
                                  </pic:spPr>
                                </pic:pic>
                              </a:graphicData>
                            </a:graphic>
                          </wp:inline>
                        </w:drawing>
                      </w:r>
                    </w:p>
                  </w:txbxContent>
                </v:textbox>
                <w10:wrap type="square" anchorx="margin"/>
              </v:shape>
            </w:pict>
          </mc:Fallback>
        </mc:AlternateContent>
      </w:r>
    </w:p>
    <w:p w14:paraId="626BAC2D" w14:textId="77777777" w:rsidR="008C569D" w:rsidRPr="008C569D" w:rsidRDefault="008C569D" w:rsidP="008C569D">
      <w:pPr>
        <w:widowControl w:val="0"/>
        <w:suppressAutoHyphens/>
        <w:spacing w:line="240" w:lineRule="auto"/>
        <w:ind w:firstLine="0"/>
        <w:jc w:val="right"/>
        <w:rPr>
          <w:rFonts w:ascii="Times New Roman" w:eastAsia="SimSun" w:hAnsi="Times New Roman" w:cs="Lucida Sans"/>
          <w:kern w:val="1"/>
          <w:sz w:val="20"/>
          <w:szCs w:val="20"/>
          <w:lang w:eastAsia="hi-IN" w:bidi="hi-IN"/>
        </w:rPr>
      </w:pPr>
      <w:r w:rsidRPr="008C569D">
        <w:rPr>
          <w:rFonts w:ascii="Times New Roman" w:eastAsia="SimSun" w:hAnsi="Times New Roman" w:cs="Lucida Sans"/>
          <w:kern w:val="1"/>
          <w:sz w:val="20"/>
          <w:szCs w:val="20"/>
          <w:lang w:eastAsia="hi-IN" w:bidi="hi-IN"/>
        </w:rPr>
        <w:t xml:space="preserve">                                                                                           „załącznik nr 9 do zarządzenia nr 42 /2020 Rektora PW</w:t>
      </w:r>
    </w:p>
    <w:p w14:paraId="57B93381" w14:textId="77777777" w:rsidR="008C569D" w:rsidRPr="008C569D" w:rsidRDefault="008C569D" w:rsidP="008C569D">
      <w:pPr>
        <w:widowControl w:val="0"/>
        <w:suppressAutoHyphens/>
        <w:spacing w:line="240" w:lineRule="auto"/>
        <w:ind w:firstLine="0"/>
        <w:jc w:val="left"/>
        <w:rPr>
          <w:rFonts w:eastAsia="SimSun"/>
          <w:b/>
          <w:kern w:val="1"/>
          <w:sz w:val="24"/>
          <w:szCs w:val="24"/>
          <w:lang w:eastAsia="hi-IN" w:bidi="hi-IN"/>
        </w:rPr>
      </w:pPr>
    </w:p>
    <w:p w14:paraId="76F9D10C" w14:textId="77777777" w:rsidR="008C569D" w:rsidRPr="008C569D" w:rsidRDefault="008C569D" w:rsidP="008C569D">
      <w:pPr>
        <w:widowControl w:val="0"/>
        <w:suppressAutoHyphens/>
        <w:spacing w:line="240" w:lineRule="auto"/>
        <w:ind w:firstLine="0"/>
        <w:jc w:val="left"/>
        <w:rPr>
          <w:rFonts w:eastAsia="SimSun"/>
          <w:b/>
          <w:kern w:val="1"/>
          <w:sz w:val="24"/>
          <w:szCs w:val="24"/>
          <w:lang w:eastAsia="hi-IN" w:bidi="hi-IN"/>
        </w:rPr>
      </w:pPr>
    </w:p>
    <w:p w14:paraId="68D5BCDB" w14:textId="77777777" w:rsidR="008C569D" w:rsidRPr="008C569D" w:rsidRDefault="008C569D" w:rsidP="008C569D">
      <w:pPr>
        <w:widowControl w:val="0"/>
        <w:suppressAutoHyphens/>
        <w:spacing w:line="240" w:lineRule="auto"/>
        <w:ind w:firstLine="0"/>
        <w:jc w:val="left"/>
        <w:rPr>
          <w:rFonts w:eastAsia="SimSun"/>
          <w:b/>
          <w:kern w:val="1"/>
          <w:sz w:val="24"/>
          <w:szCs w:val="24"/>
          <w:lang w:eastAsia="hi-IN" w:bidi="hi-IN"/>
        </w:rPr>
      </w:pPr>
    </w:p>
    <w:p w14:paraId="6ABB155E" w14:textId="77777777" w:rsidR="008C569D" w:rsidRPr="008C569D" w:rsidRDefault="008C569D" w:rsidP="008C569D">
      <w:pPr>
        <w:widowControl w:val="0"/>
        <w:suppressAutoHyphens/>
        <w:spacing w:line="240" w:lineRule="auto"/>
        <w:ind w:firstLine="0"/>
        <w:jc w:val="left"/>
        <w:rPr>
          <w:rFonts w:eastAsia="SimSun"/>
          <w:b/>
          <w:kern w:val="1"/>
          <w:sz w:val="24"/>
          <w:szCs w:val="24"/>
          <w:lang w:eastAsia="hi-IN" w:bidi="hi-IN"/>
        </w:rPr>
      </w:pPr>
    </w:p>
    <w:p w14:paraId="262FA200" w14:textId="77777777" w:rsidR="008C569D" w:rsidRPr="008C569D" w:rsidRDefault="008C569D" w:rsidP="008C569D">
      <w:pPr>
        <w:widowControl w:val="0"/>
        <w:suppressAutoHyphens/>
        <w:spacing w:line="240" w:lineRule="auto"/>
        <w:ind w:firstLine="0"/>
        <w:jc w:val="left"/>
        <w:rPr>
          <w:rFonts w:eastAsia="SimSun"/>
          <w:kern w:val="1"/>
          <w:sz w:val="24"/>
          <w:szCs w:val="24"/>
          <w:lang w:eastAsia="hi-IN" w:bidi="hi-IN"/>
        </w:rPr>
      </w:pPr>
      <w:r w:rsidRPr="008C569D">
        <w:rPr>
          <w:rFonts w:eastAsia="SimSun"/>
          <w:b/>
          <w:kern w:val="1"/>
          <w:sz w:val="24"/>
          <w:szCs w:val="24"/>
          <w:lang w:eastAsia="hi-IN" w:bidi="hi-IN"/>
        </w:rPr>
        <w:t>Politechnika Warszawska</w:t>
      </w:r>
      <w:r w:rsidRPr="008C569D">
        <w:rPr>
          <w:rFonts w:eastAsia="SimSun"/>
          <w:kern w:val="1"/>
          <w:sz w:val="24"/>
          <w:szCs w:val="24"/>
          <w:lang w:eastAsia="hi-IN" w:bidi="hi-IN"/>
        </w:rPr>
        <w:t xml:space="preserve">   </w:t>
      </w:r>
    </w:p>
    <w:p w14:paraId="0C668E3A" w14:textId="77777777" w:rsidR="008C569D" w:rsidRPr="008C569D" w:rsidRDefault="008C569D" w:rsidP="008C569D">
      <w:pPr>
        <w:suppressAutoHyphens/>
        <w:spacing w:after="120" w:line="240" w:lineRule="auto"/>
        <w:ind w:firstLine="0"/>
        <w:jc w:val="right"/>
        <w:rPr>
          <w:rFonts w:ascii="Times New Roman" w:eastAsia="SimSun" w:hAnsi="Times New Roman" w:cs="Lucida Sans"/>
          <w:color w:val="000000"/>
          <w:kern w:val="1"/>
          <w:sz w:val="28"/>
          <w:szCs w:val="24"/>
          <w:lang w:eastAsia="hi-IN" w:bidi="hi-IN"/>
        </w:rPr>
      </w:pPr>
    </w:p>
    <w:p w14:paraId="556B11B3" w14:textId="77777777" w:rsidR="008C569D" w:rsidRPr="008C569D" w:rsidRDefault="008C569D" w:rsidP="008C569D">
      <w:pPr>
        <w:suppressAutoHyphens/>
        <w:spacing w:after="120" w:line="240" w:lineRule="auto"/>
        <w:ind w:firstLine="0"/>
        <w:jc w:val="right"/>
        <w:rPr>
          <w:rFonts w:ascii="Times New Roman" w:eastAsia="SimSun" w:hAnsi="Times New Roman" w:cs="Lucida Sans"/>
          <w:color w:val="000000"/>
          <w:kern w:val="1"/>
          <w:sz w:val="20"/>
          <w:szCs w:val="20"/>
          <w:lang w:eastAsia="hi-IN" w:bidi="hi-IN"/>
        </w:rPr>
      </w:pPr>
    </w:p>
    <w:p w14:paraId="0792D693" w14:textId="0EEE361D" w:rsidR="008C569D" w:rsidRPr="00B11C6B" w:rsidRDefault="00B477F4" w:rsidP="008C569D">
      <w:pPr>
        <w:suppressAutoHyphens/>
        <w:spacing w:line="240" w:lineRule="auto"/>
        <w:ind w:firstLine="0"/>
        <w:jc w:val="right"/>
        <w:rPr>
          <w:rFonts w:ascii="Times New Roman" w:eastAsia="SimSun" w:hAnsi="Times New Roman" w:cs="Lucida Sans"/>
          <w:color w:val="000000"/>
          <w:kern w:val="1"/>
          <w:sz w:val="18"/>
          <w:szCs w:val="18"/>
          <w:highlight w:val="yellow"/>
          <w:lang w:eastAsia="hi-IN" w:bidi="hi-IN"/>
        </w:rPr>
      </w:pPr>
      <w:r w:rsidRPr="00B11C6B">
        <w:rPr>
          <w:rFonts w:ascii="Times New Roman" w:eastAsia="Times New Roman" w:hAnsi="Times New Roman" w:cs="Times New Roman"/>
          <w:sz w:val="24"/>
          <w:szCs w:val="24"/>
          <w:highlight w:val="yellow"/>
          <w:lang w:eastAsia="pl-PL"/>
        </w:rPr>
        <w:t xml:space="preserve">Warszawa, </w:t>
      </w:r>
      <w:r w:rsidR="00B11C6B" w:rsidRPr="00B11C6B">
        <w:rPr>
          <w:rFonts w:ascii="Times New Roman" w:eastAsia="Times New Roman" w:hAnsi="Times New Roman" w:cs="Times New Roman"/>
          <w:sz w:val="24"/>
          <w:szCs w:val="24"/>
          <w:highlight w:val="yellow"/>
          <w:lang w:eastAsia="pl-PL"/>
        </w:rPr>
        <w:t>XXXX</w:t>
      </w:r>
      <w:r w:rsidRPr="00B11C6B">
        <w:rPr>
          <w:rFonts w:ascii="Times New Roman" w:eastAsia="Times New Roman" w:hAnsi="Times New Roman" w:cs="Times New Roman"/>
          <w:sz w:val="24"/>
          <w:szCs w:val="24"/>
          <w:highlight w:val="yellow"/>
          <w:lang w:eastAsia="pl-PL"/>
        </w:rPr>
        <w:t xml:space="preserve"> 2023r</w:t>
      </w:r>
      <w:r w:rsidR="008C569D" w:rsidRPr="00B11C6B">
        <w:rPr>
          <w:rFonts w:ascii="Times New Roman" w:eastAsia="SimSun" w:hAnsi="Times New Roman" w:cs="Lucida Sans"/>
          <w:color w:val="000000"/>
          <w:kern w:val="1"/>
          <w:sz w:val="18"/>
          <w:szCs w:val="18"/>
          <w:highlight w:val="yellow"/>
          <w:lang w:eastAsia="hi-IN" w:bidi="hi-IN"/>
        </w:rPr>
        <w:t>.</w:t>
      </w:r>
    </w:p>
    <w:p w14:paraId="273E7103" w14:textId="77777777" w:rsidR="008C569D" w:rsidRPr="00B11C6B" w:rsidRDefault="008C569D" w:rsidP="008C569D">
      <w:pPr>
        <w:suppressAutoHyphens/>
        <w:spacing w:line="240" w:lineRule="auto"/>
        <w:ind w:firstLine="0"/>
        <w:jc w:val="right"/>
        <w:rPr>
          <w:rFonts w:ascii="Times New Roman" w:eastAsia="SimSun" w:hAnsi="Times New Roman" w:cs="Lucida Sans"/>
          <w:color w:val="000000"/>
          <w:kern w:val="1"/>
          <w:sz w:val="20"/>
          <w:szCs w:val="20"/>
          <w:highlight w:val="yellow"/>
          <w:lang w:eastAsia="hi-IN" w:bidi="hi-IN"/>
        </w:rPr>
      </w:pPr>
      <w:r w:rsidRPr="00B11C6B">
        <w:rPr>
          <w:rFonts w:ascii="Times New Roman" w:eastAsia="SimSun" w:hAnsi="Times New Roman" w:cs="Lucida Sans"/>
          <w:color w:val="000000"/>
          <w:kern w:val="1"/>
          <w:sz w:val="20"/>
          <w:szCs w:val="20"/>
          <w:highlight w:val="yellow"/>
          <w:lang w:eastAsia="hi-IN" w:bidi="hi-IN"/>
        </w:rPr>
        <w:t>miejscowość i data</w:t>
      </w:r>
    </w:p>
    <w:p w14:paraId="21824EFE" w14:textId="27BAADC6" w:rsidR="008C569D" w:rsidRPr="00CA3353" w:rsidRDefault="00CA3353" w:rsidP="008C569D">
      <w:pPr>
        <w:suppressAutoHyphens/>
        <w:spacing w:line="240" w:lineRule="auto"/>
        <w:ind w:firstLine="0"/>
        <w:jc w:val="left"/>
        <w:rPr>
          <w:rFonts w:ascii="Times New Roman" w:eastAsia="SimSun" w:hAnsi="Times New Roman" w:cs="Lucida Sans"/>
          <w:color w:val="000000"/>
          <w:kern w:val="1"/>
          <w:sz w:val="20"/>
          <w:szCs w:val="20"/>
          <w:lang w:eastAsia="hi-IN" w:bidi="hi-IN"/>
        </w:rPr>
      </w:pPr>
      <w:r>
        <w:rPr>
          <w:rFonts w:ascii="Times New Roman" w:eastAsia="SimSun" w:hAnsi="Times New Roman" w:cs="Lucida Sans"/>
          <w:color w:val="000000"/>
          <w:kern w:val="1"/>
          <w:sz w:val="20"/>
          <w:szCs w:val="20"/>
          <w:lang w:eastAsia="hi-IN" w:bidi="hi-IN"/>
        </w:rPr>
        <w:t>Rafał Raczyński</w:t>
      </w:r>
    </w:p>
    <w:p w14:paraId="1F1D2404" w14:textId="77777777" w:rsidR="008C569D" w:rsidRPr="00CA3353" w:rsidRDefault="008C569D" w:rsidP="008C569D">
      <w:pPr>
        <w:suppressAutoHyphens/>
        <w:spacing w:line="240" w:lineRule="auto"/>
        <w:ind w:firstLine="0"/>
        <w:jc w:val="left"/>
        <w:rPr>
          <w:rFonts w:ascii="Times New Roman" w:eastAsia="SimSun" w:hAnsi="Times New Roman" w:cs="Lucida Sans"/>
          <w:color w:val="000000"/>
          <w:kern w:val="1"/>
          <w:sz w:val="20"/>
          <w:szCs w:val="20"/>
          <w:lang w:eastAsia="hi-IN" w:bidi="hi-IN"/>
        </w:rPr>
      </w:pPr>
      <w:r w:rsidRPr="00CA3353">
        <w:rPr>
          <w:rFonts w:ascii="Times New Roman" w:eastAsia="SimSun" w:hAnsi="Times New Roman" w:cs="Lucida Sans"/>
          <w:color w:val="000000"/>
          <w:kern w:val="1"/>
          <w:sz w:val="20"/>
          <w:szCs w:val="20"/>
          <w:lang w:eastAsia="hi-IN" w:bidi="hi-IN"/>
        </w:rPr>
        <w:t>imię i nazwisko studenta</w:t>
      </w:r>
    </w:p>
    <w:p w14:paraId="3BFB7AB4" w14:textId="77777777" w:rsidR="008C569D" w:rsidRPr="00B11C6B" w:rsidRDefault="008C569D" w:rsidP="008C569D">
      <w:pPr>
        <w:suppressAutoHyphens/>
        <w:spacing w:line="240" w:lineRule="auto"/>
        <w:ind w:firstLine="0"/>
        <w:jc w:val="left"/>
        <w:rPr>
          <w:rFonts w:ascii="Times New Roman" w:eastAsia="SimSun" w:hAnsi="Times New Roman" w:cs="Lucida Sans"/>
          <w:color w:val="000000"/>
          <w:kern w:val="1"/>
          <w:sz w:val="20"/>
          <w:szCs w:val="20"/>
          <w:highlight w:val="yellow"/>
          <w:lang w:eastAsia="hi-IN" w:bidi="hi-IN"/>
        </w:rPr>
      </w:pPr>
    </w:p>
    <w:p w14:paraId="399F2FA5" w14:textId="634357EA" w:rsidR="008C569D" w:rsidRPr="00CA3353" w:rsidRDefault="00CA3353" w:rsidP="008C569D">
      <w:pPr>
        <w:suppressAutoHyphens/>
        <w:spacing w:line="240" w:lineRule="auto"/>
        <w:ind w:firstLine="0"/>
        <w:jc w:val="left"/>
        <w:rPr>
          <w:rFonts w:ascii="Times New Roman" w:eastAsia="SimSun" w:hAnsi="Times New Roman" w:cs="Lucida Sans"/>
          <w:color w:val="000000"/>
          <w:kern w:val="1"/>
          <w:sz w:val="20"/>
          <w:szCs w:val="20"/>
          <w:lang w:eastAsia="hi-IN" w:bidi="hi-IN"/>
        </w:rPr>
      </w:pPr>
      <w:r>
        <w:rPr>
          <w:rFonts w:ascii="Times New Roman" w:eastAsia="SimSun" w:hAnsi="Times New Roman" w:cs="Lucida Sans"/>
          <w:color w:val="000000"/>
          <w:kern w:val="1"/>
          <w:sz w:val="20"/>
          <w:szCs w:val="20"/>
          <w:lang w:eastAsia="hi-IN" w:bidi="hi-IN"/>
        </w:rPr>
        <w:t>311277</w:t>
      </w:r>
    </w:p>
    <w:p w14:paraId="2AF3A821" w14:textId="77777777" w:rsidR="008C569D" w:rsidRPr="00CA3353" w:rsidRDefault="008C569D" w:rsidP="008C569D">
      <w:pPr>
        <w:suppressAutoHyphens/>
        <w:spacing w:line="240" w:lineRule="auto"/>
        <w:ind w:firstLine="0"/>
        <w:jc w:val="left"/>
        <w:rPr>
          <w:rFonts w:ascii="Times New Roman" w:eastAsia="SimSun" w:hAnsi="Times New Roman" w:cs="Lucida Sans"/>
          <w:color w:val="000000"/>
          <w:kern w:val="1"/>
          <w:sz w:val="20"/>
          <w:szCs w:val="20"/>
          <w:lang w:eastAsia="hi-IN" w:bidi="hi-IN"/>
        </w:rPr>
      </w:pPr>
      <w:r w:rsidRPr="00CA3353">
        <w:rPr>
          <w:rFonts w:ascii="Times New Roman" w:eastAsia="SimSun" w:hAnsi="Times New Roman" w:cs="Lucida Sans"/>
          <w:color w:val="000000"/>
          <w:kern w:val="1"/>
          <w:sz w:val="20"/>
          <w:szCs w:val="20"/>
          <w:lang w:eastAsia="hi-IN" w:bidi="hi-IN"/>
        </w:rPr>
        <w:t>numer albumu</w:t>
      </w:r>
    </w:p>
    <w:p w14:paraId="6085D600" w14:textId="77777777" w:rsidR="008C569D" w:rsidRPr="00B11C6B" w:rsidRDefault="008C569D" w:rsidP="008C569D">
      <w:pPr>
        <w:suppressAutoHyphens/>
        <w:spacing w:line="240" w:lineRule="auto"/>
        <w:ind w:firstLine="0"/>
        <w:jc w:val="left"/>
        <w:rPr>
          <w:rFonts w:ascii="Times New Roman" w:eastAsia="SimSun" w:hAnsi="Times New Roman" w:cs="Lucida Sans"/>
          <w:color w:val="000000"/>
          <w:kern w:val="1"/>
          <w:sz w:val="20"/>
          <w:szCs w:val="20"/>
          <w:highlight w:val="yellow"/>
          <w:lang w:eastAsia="hi-IN" w:bidi="hi-IN"/>
        </w:rPr>
      </w:pPr>
    </w:p>
    <w:p w14:paraId="096F99F1" w14:textId="7605AD13" w:rsidR="008C569D" w:rsidRPr="00CA3353" w:rsidRDefault="008C569D" w:rsidP="008C569D">
      <w:pPr>
        <w:spacing w:line="240" w:lineRule="auto"/>
        <w:ind w:firstLine="0"/>
        <w:jc w:val="left"/>
        <w:rPr>
          <w:rFonts w:ascii="Times New Roman" w:eastAsia="Times New Roman" w:hAnsi="Times New Roman" w:cs="Times New Roman"/>
          <w:sz w:val="20"/>
          <w:szCs w:val="20"/>
          <w:lang w:eastAsia="pl-PL"/>
        </w:rPr>
      </w:pPr>
      <w:r w:rsidRPr="00CA3353">
        <w:rPr>
          <w:rFonts w:ascii="Times New Roman" w:eastAsia="SimSun" w:hAnsi="Times New Roman" w:cs="Lucida Sans"/>
          <w:color w:val="000000"/>
          <w:kern w:val="1"/>
          <w:sz w:val="20"/>
          <w:szCs w:val="20"/>
          <w:lang w:eastAsia="hi-IN" w:bidi="hi-IN"/>
        </w:rPr>
        <w:t xml:space="preserve">Wydział Elektryczny, </w:t>
      </w:r>
      <w:r w:rsidR="00CA3353">
        <w:rPr>
          <w:rFonts w:ascii="Times New Roman" w:eastAsia="Times New Roman" w:hAnsi="Times New Roman" w:cs="Times New Roman"/>
          <w:sz w:val="20"/>
          <w:szCs w:val="20"/>
          <w:lang w:eastAsia="pl-PL"/>
        </w:rPr>
        <w:t>Elektromobilność</w:t>
      </w:r>
    </w:p>
    <w:p w14:paraId="19716129" w14:textId="77777777" w:rsidR="008C569D" w:rsidRPr="008C569D" w:rsidRDefault="008C569D" w:rsidP="008C569D">
      <w:pPr>
        <w:suppressAutoHyphens/>
        <w:spacing w:line="240" w:lineRule="auto"/>
        <w:ind w:firstLine="0"/>
        <w:jc w:val="left"/>
        <w:rPr>
          <w:rFonts w:ascii="Times New Roman" w:eastAsia="SimSun" w:hAnsi="Times New Roman" w:cs="Lucida Sans"/>
          <w:color w:val="000000"/>
          <w:kern w:val="1"/>
          <w:sz w:val="20"/>
          <w:szCs w:val="20"/>
          <w:lang w:eastAsia="hi-IN" w:bidi="hi-IN"/>
        </w:rPr>
      </w:pPr>
      <w:bookmarkStart w:id="5" w:name="_Hlk84405824"/>
      <w:r w:rsidRPr="00CA3353">
        <w:rPr>
          <w:rFonts w:ascii="Times New Roman" w:eastAsia="SimSun" w:hAnsi="Times New Roman" w:cs="Lucida Sans"/>
          <w:color w:val="000000"/>
          <w:kern w:val="1"/>
          <w:sz w:val="20"/>
          <w:szCs w:val="20"/>
          <w:lang w:eastAsia="hi-IN" w:bidi="hi-IN"/>
        </w:rPr>
        <w:t>Wydział i kierunek studiów</w:t>
      </w:r>
    </w:p>
    <w:bookmarkEnd w:id="5"/>
    <w:p w14:paraId="2DA9149F" w14:textId="77777777" w:rsidR="008C569D" w:rsidRPr="008C569D" w:rsidRDefault="008C569D" w:rsidP="008C569D">
      <w:pPr>
        <w:suppressAutoHyphens/>
        <w:spacing w:after="120" w:line="240" w:lineRule="auto"/>
        <w:ind w:firstLine="0"/>
        <w:jc w:val="left"/>
        <w:rPr>
          <w:rFonts w:ascii="Times New Roman" w:eastAsia="SimSun" w:hAnsi="Times New Roman" w:cs="Lucida Sans"/>
          <w:color w:val="000000"/>
          <w:kern w:val="1"/>
          <w:lang w:eastAsia="hi-IN" w:bidi="hi-IN"/>
        </w:rPr>
      </w:pPr>
    </w:p>
    <w:p w14:paraId="4A88F07A" w14:textId="77777777" w:rsidR="008C569D" w:rsidRPr="008C569D" w:rsidRDefault="008C569D" w:rsidP="008C569D">
      <w:pPr>
        <w:suppressAutoHyphens/>
        <w:spacing w:after="120" w:line="240" w:lineRule="auto"/>
        <w:ind w:firstLine="0"/>
        <w:jc w:val="left"/>
        <w:rPr>
          <w:rFonts w:ascii="Times New Roman" w:eastAsia="SimSun" w:hAnsi="Times New Roman" w:cs="Lucida Sans"/>
          <w:color w:val="000000"/>
          <w:kern w:val="1"/>
          <w:lang w:eastAsia="hi-IN" w:bidi="hi-IN"/>
        </w:rPr>
      </w:pPr>
    </w:p>
    <w:p w14:paraId="027E5490" w14:textId="77777777" w:rsidR="008C569D" w:rsidRPr="008C569D" w:rsidRDefault="008C569D" w:rsidP="008C569D">
      <w:pPr>
        <w:suppressAutoHyphens/>
        <w:spacing w:after="120" w:line="240" w:lineRule="auto"/>
        <w:ind w:firstLine="0"/>
        <w:jc w:val="center"/>
        <w:rPr>
          <w:rFonts w:ascii="Times New Roman" w:eastAsia="SimSun" w:hAnsi="Times New Roman" w:cs="Lucida Sans"/>
          <w:color w:val="000000"/>
          <w:kern w:val="1"/>
          <w:lang w:eastAsia="hi-IN" w:bidi="hi-IN"/>
        </w:rPr>
      </w:pPr>
      <w:r w:rsidRPr="008C569D">
        <w:rPr>
          <w:rFonts w:ascii="Times New Roman" w:eastAsia="SimSun" w:hAnsi="Times New Roman" w:cs="Lucida Sans"/>
          <w:color w:val="000000"/>
          <w:kern w:val="1"/>
          <w:lang w:eastAsia="hi-IN" w:bidi="hi-IN"/>
        </w:rPr>
        <w:t xml:space="preserve">Oświadczenie studenta w przedmiocie udzielenia licencji </w:t>
      </w:r>
    </w:p>
    <w:p w14:paraId="437EBC6E" w14:textId="77777777" w:rsidR="008C569D" w:rsidRPr="008C569D" w:rsidRDefault="008C569D" w:rsidP="008C569D">
      <w:pPr>
        <w:suppressAutoHyphens/>
        <w:spacing w:after="120" w:line="240" w:lineRule="auto"/>
        <w:ind w:firstLine="0"/>
        <w:jc w:val="center"/>
        <w:rPr>
          <w:rFonts w:ascii="Times New Roman" w:eastAsia="SimSun" w:hAnsi="Times New Roman" w:cs="Lucida Sans"/>
          <w:color w:val="000000"/>
          <w:kern w:val="1"/>
          <w:lang w:eastAsia="hi-IN" w:bidi="hi-IN"/>
        </w:rPr>
      </w:pPr>
      <w:r w:rsidRPr="008C569D">
        <w:rPr>
          <w:rFonts w:ascii="Times New Roman" w:eastAsia="SimSun" w:hAnsi="Times New Roman" w:cs="Lucida Sans"/>
          <w:color w:val="000000"/>
          <w:kern w:val="1"/>
          <w:lang w:eastAsia="hi-IN" w:bidi="hi-IN"/>
        </w:rPr>
        <w:t xml:space="preserve">Politechnice Warszawskiej </w:t>
      </w:r>
    </w:p>
    <w:p w14:paraId="700F9091" w14:textId="77777777" w:rsidR="008C569D" w:rsidRPr="008C569D" w:rsidRDefault="008C569D" w:rsidP="008C569D">
      <w:pPr>
        <w:suppressAutoHyphens/>
        <w:spacing w:after="120" w:line="240" w:lineRule="auto"/>
        <w:ind w:firstLine="0"/>
        <w:jc w:val="left"/>
        <w:rPr>
          <w:rFonts w:ascii="Times New Roman" w:eastAsia="SimSun" w:hAnsi="Times New Roman" w:cs="Lucida Sans"/>
          <w:color w:val="000000"/>
          <w:kern w:val="1"/>
          <w:lang w:eastAsia="hi-IN" w:bidi="hi-IN"/>
        </w:rPr>
      </w:pPr>
    </w:p>
    <w:p w14:paraId="2029FBE5" w14:textId="77777777" w:rsidR="008C569D" w:rsidRPr="008C569D" w:rsidRDefault="008C569D" w:rsidP="008C569D">
      <w:pPr>
        <w:suppressAutoHyphens/>
        <w:spacing w:after="120" w:line="240" w:lineRule="auto"/>
        <w:ind w:firstLine="0"/>
        <w:jc w:val="left"/>
        <w:rPr>
          <w:rFonts w:ascii="Times New Roman" w:eastAsia="SimSun" w:hAnsi="Times New Roman" w:cs="Lucida Sans"/>
          <w:color w:val="000000"/>
          <w:kern w:val="1"/>
          <w:lang w:eastAsia="hi-IN" w:bidi="hi-IN"/>
        </w:rPr>
      </w:pPr>
    </w:p>
    <w:p w14:paraId="05B1455B" w14:textId="14697085" w:rsidR="008C569D" w:rsidRPr="008C569D" w:rsidRDefault="008C569D" w:rsidP="008C569D">
      <w:pPr>
        <w:suppressAutoHyphens/>
        <w:spacing w:after="120" w:line="240" w:lineRule="auto"/>
        <w:ind w:firstLine="0"/>
        <w:rPr>
          <w:rFonts w:ascii="Times New Roman" w:eastAsia="SimSun" w:hAnsi="Times New Roman" w:cs="Lucida Sans"/>
          <w:color w:val="000000"/>
          <w:kern w:val="1"/>
          <w:lang w:eastAsia="hi-IN" w:bidi="hi-IN"/>
        </w:rPr>
      </w:pPr>
      <w:r w:rsidRPr="008C569D">
        <w:rPr>
          <w:rFonts w:ascii="Times New Roman" w:eastAsia="SimSun" w:hAnsi="Times New Roman" w:cs="Lucida Sans"/>
          <w:color w:val="000000"/>
          <w:kern w:val="1"/>
          <w:lang w:eastAsia="hi-IN" w:bidi="hi-IN"/>
        </w:rPr>
        <w:t xml:space="preserve">Oświadczam, że jako autor pracy dyplomowej pt. </w:t>
      </w:r>
      <w:r w:rsidR="00335D85" w:rsidRPr="00335D85">
        <w:rPr>
          <w:rFonts w:ascii="Times New Roman" w:eastAsia="SimSun" w:hAnsi="Times New Roman" w:cs="Lucida Sans"/>
          <w:color w:val="000000"/>
          <w:kern w:val="1"/>
          <w:lang w:eastAsia="hi-IN" w:bidi="hi-IN"/>
        </w:rPr>
        <w:t>Jednostopniowy przekształtnik AC-DC średniego napięcia</w:t>
      </w:r>
      <w:r w:rsidRPr="008C569D">
        <w:rPr>
          <w:rFonts w:ascii="Times New Roman" w:eastAsia="SimSun" w:hAnsi="Times New Roman" w:cs="Lucida Sans"/>
          <w:color w:val="000000"/>
          <w:kern w:val="1"/>
          <w:lang w:eastAsia="hi-IN" w:bidi="hi-IN"/>
        </w:rPr>
        <w:t xml:space="preserve"> udzielam Politechnice Warszawskiej nieodpłatnej licencji na niewyłączne, nieograniczone w czasie, umieszczenie pracy dyplomowej w elektronicznych bazach danych oraz udostępnianie pracy dyplomowej w zamkniętym systemie bibliotecznym Politechniki Warszawskiej osobom zainteresowanym.</w:t>
      </w:r>
    </w:p>
    <w:p w14:paraId="7CBE5A45" w14:textId="77777777" w:rsidR="008C569D" w:rsidRPr="008C569D" w:rsidRDefault="008C569D" w:rsidP="008C569D">
      <w:pPr>
        <w:suppressAutoHyphens/>
        <w:spacing w:after="120" w:line="240" w:lineRule="auto"/>
        <w:ind w:firstLine="0"/>
        <w:rPr>
          <w:rFonts w:ascii="Times New Roman" w:eastAsia="SimSun" w:hAnsi="Times New Roman" w:cs="Lucida Sans"/>
          <w:kern w:val="1"/>
          <w:lang w:eastAsia="hi-IN" w:bidi="hi-IN"/>
        </w:rPr>
      </w:pPr>
      <w:r w:rsidRPr="008C569D">
        <w:rPr>
          <w:rFonts w:ascii="Times New Roman" w:eastAsia="SimSun" w:hAnsi="Times New Roman" w:cs="Lucida Sans"/>
          <w:color w:val="000000"/>
          <w:kern w:val="1"/>
          <w:lang w:eastAsia="hi-IN" w:bidi="hi-IN"/>
        </w:rPr>
        <w:t>Licencja na udostępnienie pracy dyplomowej nie obejmuje wyrażenia zgody na wykorzystywanie pracy dyplomowej na żadnym innym polu eksploatacji, w szczególności kopiowania pracy dyplomowej w całości lub w części, utrwalania w innej formie czy zwielokrotniania.</w:t>
      </w:r>
    </w:p>
    <w:p w14:paraId="2D99FB55" w14:textId="77777777" w:rsidR="008C569D" w:rsidRPr="008C569D" w:rsidRDefault="008C569D" w:rsidP="008C569D">
      <w:pPr>
        <w:widowControl w:val="0"/>
        <w:suppressAutoHyphens/>
        <w:spacing w:line="240" w:lineRule="auto"/>
        <w:ind w:firstLine="0"/>
        <w:rPr>
          <w:rFonts w:ascii="Times New Roman" w:eastAsia="SimSun" w:hAnsi="Times New Roman" w:cs="Lucida Sans"/>
          <w:kern w:val="1"/>
          <w:lang w:eastAsia="hi-IN" w:bidi="hi-IN"/>
        </w:rPr>
      </w:pPr>
    </w:p>
    <w:p w14:paraId="074BC5DF" w14:textId="77777777" w:rsidR="008C569D" w:rsidRPr="008C569D" w:rsidRDefault="008C569D" w:rsidP="008C569D">
      <w:pPr>
        <w:widowControl w:val="0"/>
        <w:suppressAutoHyphens/>
        <w:spacing w:line="240" w:lineRule="auto"/>
        <w:ind w:firstLine="0"/>
        <w:rPr>
          <w:rFonts w:ascii="Times New Roman" w:eastAsia="SimSun" w:hAnsi="Times New Roman" w:cs="Lucida Sans"/>
          <w:kern w:val="1"/>
          <w:lang w:eastAsia="hi-IN" w:bidi="hi-IN"/>
        </w:rPr>
      </w:pPr>
    </w:p>
    <w:p w14:paraId="00F2B543" w14:textId="5358052E" w:rsidR="008C569D" w:rsidRPr="008C569D" w:rsidRDefault="008C569D" w:rsidP="00DD3BC4">
      <w:pPr>
        <w:widowControl w:val="0"/>
        <w:suppressAutoHyphens/>
        <w:spacing w:line="240" w:lineRule="auto"/>
        <w:ind w:firstLine="0"/>
        <w:jc w:val="right"/>
        <w:rPr>
          <w:rFonts w:ascii="Times New Roman" w:eastAsia="SimSun" w:hAnsi="Times New Roman" w:cs="Lucida Sans"/>
          <w:kern w:val="1"/>
          <w:lang w:eastAsia="hi-IN" w:bidi="hi-IN"/>
        </w:rPr>
      </w:pPr>
    </w:p>
    <w:p w14:paraId="7A20761F" w14:textId="77777777" w:rsidR="008C569D" w:rsidRPr="008C569D" w:rsidRDefault="008C569D" w:rsidP="008C569D">
      <w:pPr>
        <w:widowControl w:val="0"/>
        <w:suppressAutoHyphens/>
        <w:spacing w:line="240" w:lineRule="auto"/>
        <w:ind w:firstLine="0"/>
        <w:jc w:val="right"/>
        <w:rPr>
          <w:rFonts w:ascii="Times New Roman" w:eastAsia="SimSun" w:hAnsi="Times New Roman" w:cs="Lucida Sans"/>
          <w:color w:val="000000"/>
          <w:kern w:val="1"/>
          <w:lang w:eastAsia="hi-IN" w:bidi="hi-IN"/>
        </w:rPr>
      </w:pPr>
      <w:r w:rsidRPr="008C569D">
        <w:rPr>
          <w:rFonts w:ascii="Times New Roman" w:eastAsia="SimSun" w:hAnsi="Times New Roman" w:cs="Lucida Sans"/>
          <w:color w:val="000000"/>
          <w:kern w:val="1"/>
          <w:lang w:eastAsia="hi-IN" w:bidi="hi-IN"/>
        </w:rPr>
        <w:t>...............................................</w:t>
      </w:r>
    </w:p>
    <w:p w14:paraId="4A60789A" w14:textId="77777777" w:rsidR="008C569D" w:rsidRPr="008C569D" w:rsidRDefault="008C569D" w:rsidP="008C569D">
      <w:pPr>
        <w:suppressAutoHyphens/>
        <w:spacing w:line="240" w:lineRule="auto"/>
        <w:ind w:firstLine="0"/>
        <w:jc w:val="right"/>
        <w:rPr>
          <w:rFonts w:ascii="Times New Roman" w:eastAsia="SimSun" w:hAnsi="Times New Roman" w:cs="Lucida Sans"/>
          <w:kern w:val="1"/>
          <w:lang w:eastAsia="hi-IN" w:bidi="hi-IN"/>
        </w:rPr>
      </w:pPr>
      <w:r w:rsidRPr="008C569D">
        <w:rPr>
          <w:rFonts w:ascii="Times New Roman" w:eastAsia="SimSun" w:hAnsi="Times New Roman" w:cs="Lucida Sans"/>
          <w:color w:val="000000"/>
          <w:kern w:val="1"/>
          <w:lang w:eastAsia="hi-IN" w:bidi="hi-IN"/>
        </w:rPr>
        <w:t>czytelny podpis studenta</w:t>
      </w:r>
    </w:p>
    <w:p w14:paraId="71FF7C31" w14:textId="77777777" w:rsidR="008C569D" w:rsidRPr="008C569D" w:rsidRDefault="008C569D" w:rsidP="008C569D">
      <w:pPr>
        <w:widowControl w:val="0"/>
        <w:suppressAutoHyphens/>
        <w:spacing w:line="240" w:lineRule="auto"/>
        <w:ind w:firstLine="0"/>
        <w:jc w:val="center"/>
        <w:rPr>
          <w:rFonts w:ascii="Times New Roman" w:eastAsia="SimSun" w:hAnsi="Times New Roman" w:cs="Lucida Sans"/>
          <w:kern w:val="1"/>
          <w:lang w:eastAsia="hi-IN" w:bidi="hi-IN"/>
        </w:rPr>
      </w:pPr>
    </w:p>
    <w:p w14:paraId="714C523E" w14:textId="77777777" w:rsidR="008C569D" w:rsidRPr="008C569D" w:rsidRDefault="008C569D" w:rsidP="008C569D">
      <w:pPr>
        <w:widowControl w:val="0"/>
        <w:suppressAutoHyphens/>
        <w:spacing w:line="240" w:lineRule="auto"/>
        <w:ind w:firstLine="0"/>
        <w:jc w:val="center"/>
        <w:rPr>
          <w:rFonts w:ascii="Times New Roman" w:eastAsia="SimSun" w:hAnsi="Times New Roman" w:cs="Lucida Sans"/>
          <w:kern w:val="1"/>
          <w:lang w:eastAsia="hi-IN" w:bidi="hi-IN"/>
        </w:rPr>
      </w:pPr>
    </w:p>
    <w:p w14:paraId="17FC0AD7" w14:textId="77777777" w:rsidR="008C569D" w:rsidRPr="008C569D" w:rsidRDefault="008C569D" w:rsidP="008C569D">
      <w:pPr>
        <w:widowControl w:val="0"/>
        <w:suppressAutoHyphens/>
        <w:spacing w:line="240" w:lineRule="auto"/>
        <w:ind w:firstLine="0"/>
        <w:jc w:val="center"/>
        <w:rPr>
          <w:rFonts w:ascii="Times New Roman" w:eastAsia="SimSun" w:hAnsi="Times New Roman" w:cs="Lucida Sans"/>
          <w:kern w:val="1"/>
          <w:lang w:eastAsia="hi-IN" w:bidi="hi-IN"/>
        </w:rPr>
      </w:pPr>
    </w:p>
    <w:p w14:paraId="3B388664" w14:textId="77777777" w:rsidR="008C569D" w:rsidRPr="008C569D" w:rsidRDefault="008C569D" w:rsidP="008C569D">
      <w:pPr>
        <w:widowControl w:val="0"/>
        <w:suppressAutoHyphens/>
        <w:spacing w:line="240" w:lineRule="auto"/>
        <w:ind w:firstLine="0"/>
        <w:jc w:val="center"/>
        <w:rPr>
          <w:rFonts w:ascii="Times New Roman" w:eastAsia="SimSun" w:hAnsi="Times New Roman" w:cs="Lucida Sans"/>
          <w:kern w:val="1"/>
          <w:lang w:eastAsia="hi-IN" w:bidi="hi-IN"/>
        </w:rPr>
      </w:pPr>
    </w:p>
    <w:p w14:paraId="4686025C" w14:textId="77777777" w:rsidR="008C569D" w:rsidRPr="008C569D" w:rsidRDefault="008C569D" w:rsidP="008C569D">
      <w:pPr>
        <w:widowControl w:val="0"/>
        <w:suppressAutoHyphens/>
        <w:spacing w:line="240" w:lineRule="auto"/>
        <w:ind w:firstLine="0"/>
        <w:jc w:val="left"/>
        <w:rPr>
          <w:rFonts w:ascii="Times New Roman" w:eastAsia="SimSun" w:hAnsi="Times New Roman" w:cs="Lucida Sans"/>
          <w:kern w:val="1"/>
          <w:lang w:eastAsia="hi-IN" w:bidi="hi-IN"/>
        </w:rPr>
      </w:pPr>
    </w:p>
    <w:p w14:paraId="7391D3C9" w14:textId="77777777" w:rsidR="00A52056" w:rsidRPr="008C569D" w:rsidRDefault="00A52056" w:rsidP="0029446C">
      <w:pPr>
        <w:ind w:firstLine="0"/>
      </w:pPr>
    </w:p>
    <w:p w14:paraId="3143A59D" w14:textId="77777777" w:rsidR="00A52056" w:rsidRPr="008C569D" w:rsidRDefault="00A52056" w:rsidP="0029446C">
      <w:pPr>
        <w:ind w:firstLine="0"/>
      </w:pPr>
    </w:p>
    <w:p w14:paraId="16034207" w14:textId="77777777" w:rsidR="00A52056" w:rsidRPr="008C569D" w:rsidRDefault="00A52056" w:rsidP="0029446C">
      <w:pPr>
        <w:ind w:firstLine="0"/>
      </w:pPr>
    </w:p>
    <w:p w14:paraId="675F48CA" w14:textId="77777777" w:rsidR="00A52056" w:rsidRPr="008C569D" w:rsidRDefault="00A52056" w:rsidP="0029446C">
      <w:pPr>
        <w:ind w:firstLine="0"/>
      </w:pPr>
    </w:p>
    <w:p w14:paraId="1C92ED63" w14:textId="77777777" w:rsidR="00A52056" w:rsidRPr="008C569D" w:rsidRDefault="00A52056" w:rsidP="0029446C">
      <w:pPr>
        <w:ind w:firstLine="0"/>
      </w:pPr>
    </w:p>
    <w:p w14:paraId="48112078" w14:textId="77777777" w:rsidR="00A52056" w:rsidRPr="008C569D" w:rsidRDefault="00A52056" w:rsidP="0029446C">
      <w:pPr>
        <w:ind w:firstLine="0"/>
      </w:pPr>
    </w:p>
    <w:p w14:paraId="240C48F9" w14:textId="77777777" w:rsidR="00A52056" w:rsidRPr="008C569D" w:rsidRDefault="00A52056" w:rsidP="0029446C">
      <w:pPr>
        <w:ind w:firstLine="0"/>
      </w:pPr>
    </w:p>
    <w:p w14:paraId="7F97619F" w14:textId="77777777" w:rsidR="00A52056" w:rsidRPr="008C569D" w:rsidRDefault="00A52056" w:rsidP="0029446C">
      <w:pPr>
        <w:ind w:firstLine="0"/>
      </w:pPr>
    </w:p>
    <w:p w14:paraId="3EE97F11" w14:textId="77777777" w:rsidR="00A52056" w:rsidRPr="008C569D" w:rsidRDefault="00A52056" w:rsidP="0029446C">
      <w:pPr>
        <w:ind w:firstLine="0"/>
      </w:pPr>
    </w:p>
    <w:p w14:paraId="404EC23B" w14:textId="77777777" w:rsidR="00A52056" w:rsidRPr="008C569D" w:rsidRDefault="00A52056" w:rsidP="0029446C">
      <w:pPr>
        <w:ind w:firstLine="0"/>
      </w:pPr>
    </w:p>
    <w:p w14:paraId="0B772C4B" w14:textId="77777777" w:rsidR="00A52056" w:rsidRPr="008C569D" w:rsidRDefault="00A52056" w:rsidP="0029446C">
      <w:pPr>
        <w:ind w:firstLine="0"/>
      </w:pPr>
    </w:p>
    <w:p w14:paraId="535126CE" w14:textId="77777777" w:rsidR="00A52056" w:rsidRPr="008C569D" w:rsidRDefault="00A52056" w:rsidP="0029446C">
      <w:pPr>
        <w:ind w:firstLine="0"/>
      </w:pPr>
    </w:p>
    <w:p w14:paraId="2722D53E" w14:textId="77777777" w:rsidR="00A52056" w:rsidRPr="008C569D" w:rsidRDefault="00A52056" w:rsidP="0029446C">
      <w:pPr>
        <w:ind w:firstLine="0"/>
      </w:pPr>
    </w:p>
    <w:p w14:paraId="161E2939" w14:textId="77777777" w:rsidR="00A52056" w:rsidRPr="008C569D" w:rsidRDefault="00A52056" w:rsidP="0029446C">
      <w:pPr>
        <w:ind w:firstLine="0"/>
      </w:pPr>
    </w:p>
    <w:p w14:paraId="515D1A78" w14:textId="77777777" w:rsidR="00A52056" w:rsidRPr="008C569D" w:rsidRDefault="00A52056" w:rsidP="0029446C">
      <w:pPr>
        <w:ind w:firstLine="0"/>
      </w:pPr>
    </w:p>
    <w:p w14:paraId="108758FA" w14:textId="77777777" w:rsidR="00A52056" w:rsidRPr="008C569D" w:rsidRDefault="00A52056" w:rsidP="0029446C">
      <w:pPr>
        <w:ind w:firstLine="0"/>
      </w:pPr>
    </w:p>
    <w:p w14:paraId="7F1F7461" w14:textId="77777777" w:rsidR="00A52056" w:rsidRPr="008C569D" w:rsidRDefault="00A52056" w:rsidP="0029446C">
      <w:pPr>
        <w:ind w:firstLine="0"/>
      </w:pPr>
    </w:p>
    <w:p w14:paraId="1CBF7156" w14:textId="77777777" w:rsidR="00A52056" w:rsidRPr="008C569D" w:rsidRDefault="00A52056" w:rsidP="0029446C">
      <w:pPr>
        <w:ind w:firstLine="0"/>
      </w:pPr>
    </w:p>
    <w:p w14:paraId="7B9C2BA9" w14:textId="77777777" w:rsidR="00A52056" w:rsidRPr="008C569D" w:rsidRDefault="00A52056" w:rsidP="0029446C">
      <w:pPr>
        <w:ind w:firstLine="0"/>
      </w:pPr>
    </w:p>
    <w:p w14:paraId="1823194C" w14:textId="77777777" w:rsidR="00A52056" w:rsidRPr="008C569D" w:rsidRDefault="00A52056" w:rsidP="0029446C">
      <w:pPr>
        <w:ind w:firstLine="0"/>
      </w:pPr>
    </w:p>
    <w:p w14:paraId="0960C3A0" w14:textId="77777777" w:rsidR="00A52056" w:rsidRPr="008C569D" w:rsidRDefault="00A52056" w:rsidP="0029446C">
      <w:pPr>
        <w:ind w:firstLine="0"/>
      </w:pPr>
    </w:p>
    <w:p w14:paraId="3493286B" w14:textId="77777777" w:rsidR="00A52056" w:rsidRPr="008C569D" w:rsidRDefault="00A52056" w:rsidP="0029446C">
      <w:pPr>
        <w:ind w:firstLine="0"/>
      </w:pPr>
    </w:p>
    <w:p w14:paraId="008CCD95" w14:textId="77777777" w:rsidR="00A52056" w:rsidRPr="008C569D" w:rsidRDefault="00A52056" w:rsidP="0029446C">
      <w:pPr>
        <w:ind w:firstLine="0"/>
      </w:pPr>
    </w:p>
    <w:p w14:paraId="7B7D9221" w14:textId="77777777" w:rsidR="00A52056" w:rsidRPr="008C569D" w:rsidRDefault="00A52056" w:rsidP="0029446C">
      <w:pPr>
        <w:ind w:firstLine="0"/>
      </w:pPr>
    </w:p>
    <w:p w14:paraId="32C5A700" w14:textId="77777777" w:rsidR="00A52056" w:rsidRPr="008C569D" w:rsidRDefault="00A52056" w:rsidP="0029446C">
      <w:pPr>
        <w:ind w:firstLine="0"/>
      </w:pPr>
    </w:p>
    <w:p w14:paraId="35980B2C" w14:textId="77777777" w:rsidR="00A52056" w:rsidRPr="008C569D" w:rsidRDefault="00A52056" w:rsidP="0029446C">
      <w:pPr>
        <w:ind w:firstLine="0"/>
      </w:pPr>
    </w:p>
    <w:p w14:paraId="5BBED4A1" w14:textId="77777777" w:rsidR="00A52056" w:rsidRPr="008C569D" w:rsidRDefault="00A52056" w:rsidP="0029446C">
      <w:pPr>
        <w:ind w:firstLine="0"/>
      </w:pPr>
    </w:p>
    <w:p w14:paraId="0B2517E4" w14:textId="77777777" w:rsidR="00A52056" w:rsidRPr="008C569D" w:rsidRDefault="00A52056" w:rsidP="0029446C">
      <w:pPr>
        <w:ind w:firstLine="0"/>
      </w:pPr>
    </w:p>
    <w:p w14:paraId="3B6F5409" w14:textId="77777777" w:rsidR="00A52056" w:rsidRPr="008C569D" w:rsidRDefault="00A52056" w:rsidP="0029446C">
      <w:pPr>
        <w:ind w:firstLine="0"/>
      </w:pPr>
    </w:p>
    <w:p w14:paraId="0F727ECA" w14:textId="77777777" w:rsidR="00A52056" w:rsidRPr="008C569D" w:rsidRDefault="00A52056" w:rsidP="0029446C">
      <w:pPr>
        <w:ind w:firstLine="0"/>
      </w:pPr>
    </w:p>
    <w:p w14:paraId="07844D11" w14:textId="77777777" w:rsidR="00A52056" w:rsidRPr="008C569D" w:rsidRDefault="00A52056" w:rsidP="0029446C">
      <w:pPr>
        <w:ind w:firstLine="0"/>
      </w:pPr>
    </w:p>
    <w:p w14:paraId="3B867C09" w14:textId="77777777" w:rsidR="00A52056" w:rsidRPr="008C569D" w:rsidRDefault="00A52056" w:rsidP="0029446C">
      <w:pPr>
        <w:ind w:firstLine="0"/>
      </w:pPr>
    </w:p>
    <w:p w14:paraId="15A6DE92" w14:textId="77777777" w:rsidR="00A52056" w:rsidRPr="008C569D" w:rsidRDefault="00A52056" w:rsidP="0029446C">
      <w:pPr>
        <w:ind w:firstLine="0"/>
      </w:pPr>
    </w:p>
    <w:p w14:paraId="6D39641F" w14:textId="77777777" w:rsidR="00A52056" w:rsidRPr="008C569D" w:rsidRDefault="00A52056" w:rsidP="0029446C">
      <w:pPr>
        <w:ind w:firstLine="0"/>
      </w:pPr>
    </w:p>
    <w:p w14:paraId="4A84AC03" w14:textId="77777777" w:rsidR="00A52056" w:rsidRPr="008C569D" w:rsidRDefault="00A52056" w:rsidP="0029446C">
      <w:pPr>
        <w:ind w:firstLine="0"/>
      </w:pPr>
    </w:p>
    <w:p w14:paraId="3445A3AC" w14:textId="77777777" w:rsidR="00A52056" w:rsidRPr="008C569D" w:rsidRDefault="00A52056" w:rsidP="0029446C">
      <w:pPr>
        <w:ind w:firstLine="0"/>
      </w:pPr>
    </w:p>
    <w:p w14:paraId="450ABB25" w14:textId="77777777" w:rsidR="00A52056" w:rsidRPr="008C569D" w:rsidRDefault="00A52056" w:rsidP="0029446C">
      <w:pPr>
        <w:ind w:firstLine="0"/>
      </w:pPr>
    </w:p>
    <w:p w14:paraId="4FEA3ABA" w14:textId="77777777" w:rsidR="00A52056" w:rsidRPr="008C569D" w:rsidRDefault="00A52056" w:rsidP="0029446C">
      <w:pPr>
        <w:ind w:firstLine="0"/>
      </w:pPr>
    </w:p>
    <w:p w14:paraId="77FFF6D4" w14:textId="6C821A08" w:rsidR="00B11C6B" w:rsidRDefault="00B11C6B">
      <w:pPr>
        <w:spacing w:after="200"/>
        <w:ind w:firstLine="0"/>
        <w:jc w:val="left"/>
      </w:pPr>
      <w:r>
        <w:br w:type="page"/>
      </w:r>
    </w:p>
    <w:sdt>
      <w:sdtPr>
        <w:rPr>
          <w:rFonts w:ascii="Arial" w:eastAsiaTheme="minorHAnsi" w:hAnsi="Arial" w:cs="Arial"/>
          <w:b w:val="0"/>
          <w:bCs w:val="0"/>
          <w:color w:val="auto"/>
          <w:sz w:val="20"/>
          <w:szCs w:val="22"/>
        </w:rPr>
        <w:id w:val="6683872"/>
        <w:docPartObj>
          <w:docPartGallery w:val="Table of Contents"/>
          <w:docPartUnique/>
        </w:docPartObj>
      </w:sdtPr>
      <w:sdtEndPr>
        <w:rPr>
          <w:highlight w:val="yellow"/>
        </w:rPr>
      </w:sdtEndPr>
      <w:sdtContent>
        <w:p w14:paraId="29961349" w14:textId="03883677" w:rsidR="005B0FA2" w:rsidRPr="00C73E06" w:rsidRDefault="005B0FA2" w:rsidP="005D138E">
          <w:pPr>
            <w:pStyle w:val="Nagwekspisutreci"/>
            <w:spacing w:after="280"/>
            <w:rPr>
              <w:sz w:val="22"/>
              <w:szCs w:val="22"/>
            </w:rPr>
          </w:pPr>
          <w:r w:rsidRPr="00C73E06">
            <w:rPr>
              <w:rFonts w:ascii="Arial" w:hAnsi="Arial" w:cs="Arial"/>
              <w:color w:val="auto"/>
              <w:sz w:val="22"/>
            </w:rPr>
            <w:t>Spis treści</w:t>
          </w:r>
          <w:r w:rsidR="0026321F">
            <w:rPr>
              <w:rFonts w:ascii="Arial" w:hAnsi="Arial" w:cs="Arial"/>
              <w:color w:val="auto"/>
              <w:sz w:val="22"/>
            </w:rPr>
            <w:t xml:space="preserve"> </w:t>
          </w:r>
        </w:p>
        <w:p w14:paraId="4087D53E" w14:textId="5F4FCE9F" w:rsidR="00294DC4" w:rsidRDefault="00365927">
          <w:pPr>
            <w:pStyle w:val="Spistreci1"/>
            <w:rPr>
              <w:rFonts w:asciiTheme="minorHAnsi" w:eastAsiaTheme="minorEastAsia" w:hAnsiTheme="minorHAnsi" w:cstheme="minorBidi"/>
              <w:noProof/>
              <w:kern w:val="2"/>
              <w:sz w:val="24"/>
              <w:szCs w:val="24"/>
              <w:lang w:eastAsia="pl-PL"/>
              <w14:ligatures w14:val="standardContextual"/>
            </w:rPr>
          </w:pPr>
          <w:r w:rsidRPr="00B11C6B">
            <w:rPr>
              <w:highlight w:val="yellow"/>
            </w:rPr>
            <w:fldChar w:fldCharType="begin"/>
          </w:r>
          <w:r w:rsidR="006C6A96" w:rsidRPr="00B11C6B">
            <w:rPr>
              <w:highlight w:val="yellow"/>
            </w:rPr>
            <w:instrText xml:space="preserve"> TOC \o "1-3" \h \z \u </w:instrText>
          </w:r>
          <w:r w:rsidRPr="00B11C6B">
            <w:rPr>
              <w:highlight w:val="yellow"/>
            </w:rPr>
            <w:fldChar w:fldCharType="separate"/>
          </w:r>
          <w:hyperlink w:anchor="_Toc224994735" w:history="1">
            <w:r w:rsidR="00294DC4" w:rsidRPr="00A71FAC">
              <w:rPr>
                <w:rStyle w:val="Hipercze"/>
                <w:noProof/>
              </w:rPr>
              <w:t>1.</w:t>
            </w:r>
            <w:r w:rsidR="00294DC4">
              <w:rPr>
                <w:rFonts w:asciiTheme="minorHAnsi" w:eastAsiaTheme="minorEastAsia" w:hAnsiTheme="minorHAnsi" w:cstheme="minorBidi"/>
                <w:noProof/>
                <w:kern w:val="2"/>
                <w:sz w:val="24"/>
                <w:szCs w:val="24"/>
                <w:lang w:eastAsia="pl-PL"/>
                <w14:ligatures w14:val="standardContextual"/>
              </w:rPr>
              <w:tab/>
            </w:r>
            <w:r w:rsidR="00294DC4" w:rsidRPr="00A71FAC">
              <w:rPr>
                <w:rStyle w:val="Hipercze"/>
                <w:noProof/>
              </w:rPr>
              <w:t>Wstęp</w:t>
            </w:r>
            <w:r w:rsidR="00294DC4">
              <w:rPr>
                <w:noProof/>
                <w:webHidden/>
              </w:rPr>
              <w:tab/>
            </w:r>
            <w:r w:rsidR="00294DC4">
              <w:rPr>
                <w:noProof/>
                <w:webHidden/>
              </w:rPr>
              <w:fldChar w:fldCharType="begin"/>
            </w:r>
            <w:r w:rsidR="00294DC4">
              <w:rPr>
                <w:noProof/>
                <w:webHidden/>
              </w:rPr>
              <w:instrText xml:space="preserve"> PAGEREF _Toc224994735 \h </w:instrText>
            </w:r>
            <w:r w:rsidR="00294DC4">
              <w:rPr>
                <w:noProof/>
                <w:webHidden/>
              </w:rPr>
            </w:r>
            <w:r w:rsidR="00294DC4">
              <w:rPr>
                <w:noProof/>
                <w:webHidden/>
              </w:rPr>
              <w:fldChar w:fldCharType="separate"/>
            </w:r>
            <w:r w:rsidR="00294DC4">
              <w:rPr>
                <w:noProof/>
                <w:webHidden/>
              </w:rPr>
              <w:t>10</w:t>
            </w:r>
            <w:r w:rsidR="00294DC4">
              <w:rPr>
                <w:noProof/>
                <w:webHidden/>
              </w:rPr>
              <w:fldChar w:fldCharType="end"/>
            </w:r>
          </w:hyperlink>
        </w:p>
        <w:p w14:paraId="360C75EE" w14:textId="5CFA5012" w:rsidR="00294DC4" w:rsidRDefault="00294DC4">
          <w:pPr>
            <w:pStyle w:val="Spistreci1"/>
            <w:rPr>
              <w:rFonts w:asciiTheme="minorHAnsi" w:eastAsiaTheme="minorEastAsia" w:hAnsiTheme="minorHAnsi" w:cstheme="minorBidi"/>
              <w:noProof/>
              <w:kern w:val="2"/>
              <w:sz w:val="24"/>
              <w:szCs w:val="24"/>
              <w:lang w:eastAsia="pl-PL"/>
              <w14:ligatures w14:val="standardContextual"/>
            </w:rPr>
          </w:pPr>
          <w:hyperlink w:anchor="_Toc224994736" w:history="1">
            <w:r w:rsidRPr="00A71FAC">
              <w:rPr>
                <w:rStyle w:val="Hipercze"/>
                <w:noProof/>
              </w:rPr>
              <w:t>2.</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Przegląd literatury w zakresie rynku pojazdów elektrycznych w Polsce</w:t>
            </w:r>
            <w:r>
              <w:rPr>
                <w:noProof/>
                <w:webHidden/>
              </w:rPr>
              <w:tab/>
            </w:r>
            <w:r>
              <w:rPr>
                <w:noProof/>
                <w:webHidden/>
              </w:rPr>
              <w:fldChar w:fldCharType="begin"/>
            </w:r>
            <w:r>
              <w:rPr>
                <w:noProof/>
                <w:webHidden/>
              </w:rPr>
              <w:instrText xml:space="preserve"> PAGEREF _Toc224994736 \h </w:instrText>
            </w:r>
            <w:r>
              <w:rPr>
                <w:noProof/>
                <w:webHidden/>
              </w:rPr>
            </w:r>
            <w:r>
              <w:rPr>
                <w:noProof/>
                <w:webHidden/>
              </w:rPr>
              <w:fldChar w:fldCharType="separate"/>
            </w:r>
            <w:r>
              <w:rPr>
                <w:noProof/>
                <w:webHidden/>
              </w:rPr>
              <w:t>11</w:t>
            </w:r>
            <w:r>
              <w:rPr>
                <w:noProof/>
                <w:webHidden/>
              </w:rPr>
              <w:fldChar w:fldCharType="end"/>
            </w:r>
          </w:hyperlink>
        </w:p>
        <w:p w14:paraId="1714ED1A" w14:textId="3F668147" w:rsidR="00294DC4" w:rsidRDefault="00294DC4">
          <w:pPr>
            <w:pStyle w:val="Spistreci2"/>
            <w:tabs>
              <w:tab w:val="left" w:pos="96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37" w:history="1">
            <w:r w:rsidRPr="00A71FAC">
              <w:rPr>
                <w:rStyle w:val="Hipercze"/>
                <w:noProof/>
              </w:rPr>
              <w:t>2.1.</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Charakterystyka techniczna i klasyfikacja pojazdów z napędem elektrycznym</w:t>
            </w:r>
            <w:r>
              <w:rPr>
                <w:noProof/>
                <w:webHidden/>
              </w:rPr>
              <w:tab/>
            </w:r>
            <w:r>
              <w:rPr>
                <w:noProof/>
                <w:webHidden/>
              </w:rPr>
              <w:fldChar w:fldCharType="begin"/>
            </w:r>
            <w:r>
              <w:rPr>
                <w:noProof/>
                <w:webHidden/>
              </w:rPr>
              <w:instrText xml:space="preserve"> PAGEREF _Toc224994737 \h </w:instrText>
            </w:r>
            <w:r>
              <w:rPr>
                <w:noProof/>
                <w:webHidden/>
              </w:rPr>
            </w:r>
            <w:r>
              <w:rPr>
                <w:noProof/>
                <w:webHidden/>
              </w:rPr>
              <w:fldChar w:fldCharType="separate"/>
            </w:r>
            <w:r>
              <w:rPr>
                <w:noProof/>
                <w:webHidden/>
              </w:rPr>
              <w:t>11</w:t>
            </w:r>
            <w:r>
              <w:rPr>
                <w:noProof/>
                <w:webHidden/>
              </w:rPr>
              <w:fldChar w:fldCharType="end"/>
            </w:r>
          </w:hyperlink>
        </w:p>
        <w:p w14:paraId="18D8B66B" w14:textId="21643C80" w:rsidR="00294DC4" w:rsidRDefault="00294DC4">
          <w:pPr>
            <w:pStyle w:val="Spistreci3"/>
            <w:tabs>
              <w:tab w:val="left" w:pos="144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38" w:history="1">
            <w:r w:rsidRPr="00A71FAC">
              <w:rPr>
                <w:rStyle w:val="Hipercze"/>
                <w:noProof/>
              </w:rPr>
              <w:t>2.1.1.</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Klasyfikacja układów napędowych</w:t>
            </w:r>
            <w:r>
              <w:rPr>
                <w:noProof/>
                <w:webHidden/>
              </w:rPr>
              <w:tab/>
            </w:r>
            <w:r>
              <w:rPr>
                <w:noProof/>
                <w:webHidden/>
              </w:rPr>
              <w:fldChar w:fldCharType="begin"/>
            </w:r>
            <w:r>
              <w:rPr>
                <w:noProof/>
                <w:webHidden/>
              </w:rPr>
              <w:instrText xml:space="preserve"> PAGEREF _Toc224994738 \h </w:instrText>
            </w:r>
            <w:r>
              <w:rPr>
                <w:noProof/>
                <w:webHidden/>
              </w:rPr>
            </w:r>
            <w:r>
              <w:rPr>
                <w:noProof/>
                <w:webHidden/>
              </w:rPr>
              <w:fldChar w:fldCharType="separate"/>
            </w:r>
            <w:r>
              <w:rPr>
                <w:noProof/>
                <w:webHidden/>
              </w:rPr>
              <w:t>11</w:t>
            </w:r>
            <w:r>
              <w:rPr>
                <w:noProof/>
                <w:webHidden/>
              </w:rPr>
              <w:fldChar w:fldCharType="end"/>
            </w:r>
          </w:hyperlink>
        </w:p>
        <w:p w14:paraId="4CDAF4A5" w14:textId="32760495" w:rsidR="00294DC4" w:rsidRDefault="00294DC4">
          <w:pPr>
            <w:pStyle w:val="Spistreci3"/>
            <w:tabs>
              <w:tab w:val="left" w:pos="144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39" w:history="1">
            <w:r w:rsidRPr="00A71FAC">
              <w:rPr>
                <w:rStyle w:val="Hipercze"/>
                <w:noProof/>
              </w:rPr>
              <w:t>2.1.2.</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Technologie magazynowania energii</w:t>
            </w:r>
            <w:r>
              <w:rPr>
                <w:noProof/>
                <w:webHidden/>
              </w:rPr>
              <w:tab/>
            </w:r>
            <w:r>
              <w:rPr>
                <w:noProof/>
                <w:webHidden/>
              </w:rPr>
              <w:fldChar w:fldCharType="begin"/>
            </w:r>
            <w:r>
              <w:rPr>
                <w:noProof/>
                <w:webHidden/>
              </w:rPr>
              <w:instrText xml:space="preserve"> PAGEREF _Toc224994739 \h </w:instrText>
            </w:r>
            <w:r>
              <w:rPr>
                <w:noProof/>
                <w:webHidden/>
              </w:rPr>
            </w:r>
            <w:r>
              <w:rPr>
                <w:noProof/>
                <w:webHidden/>
              </w:rPr>
              <w:fldChar w:fldCharType="separate"/>
            </w:r>
            <w:r>
              <w:rPr>
                <w:noProof/>
                <w:webHidden/>
              </w:rPr>
              <w:t>12</w:t>
            </w:r>
            <w:r>
              <w:rPr>
                <w:noProof/>
                <w:webHidden/>
              </w:rPr>
              <w:fldChar w:fldCharType="end"/>
            </w:r>
          </w:hyperlink>
        </w:p>
        <w:p w14:paraId="06E84C9D" w14:textId="67C680FC" w:rsidR="00294DC4" w:rsidRDefault="00294DC4">
          <w:pPr>
            <w:pStyle w:val="Spistreci3"/>
            <w:tabs>
              <w:tab w:val="left" w:pos="144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40" w:history="1">
            <w:r w:rsidRPr="00A71FAC">
              <w:rPr>
                <w:rStyle w:val="Hipercze"/>
                <w:noProof/>
              </w:rPr>
              <w:t>2.1.3.</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Standardy i parametry ładowania pojazdów</w:t>
            </w:r>
            <w:r>
              <w:rPr>
                <w:noProof/>
                <w:webHidden/>
              </w:rPr>
              <w:tab/>
            </w:r>
            <w:r>
              <w:rPr>
                <w:noProof/>
                <w:webHidden/>
              </w:rPr>
              <w:fldChar w:fldCharType="begin"/>
            </w:r>
            <w:r>
              <w:rPr>
                <w:noProof/>
                <w:webHidden/>
              </w:rPr>
              <w:instrText xml:space="preserve"> PAGEREF _Toc224994740 \h </w:instrText>
            </w:r>
            <w:r>
              <w:rPr>
                <w:noProof/>
                <w:webHidden/>
              </w:rPr>
            </w:r>
            <w:r>
              <w:rPr>
                <w:noProof/>
                <w:webHidden/>
              </w:rPr>
              <w:fldChar w:fldCharType="separate"/>
            </w:r>
            <w:r>
              <w:rPr>
                <w:noProof/>
                <w:webHidden/>
              </w:rPr>
              <w:t>12</w:t>
            </w:r>
            <w:r>
              <w:rPr>
                <w:noProof/>
                <w:webHidden/>
              </w:rPr>
              <w:fldChar w:fldCharType="end"/>
            </w:r>
          </w:hyperlink>
        </w:p>
        <w:p w14:paraId="18CFE161" w14:textId="09719642" w:rsidR="00294DC4" w:rsidRDefault="00294DC4">
          <w:pPr>
            <w:pStyle w:val="Spistreci2"/>
            <w:tabs>
              <w:tab w:val="left" w:pos="96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41" w:history="1">
            <w:r w:rsidRPr="00A71FAC">
              <w:rPr>
                <w:rStyle w:val="Hipercze"/>
                <w:noProof/>
              </w:rPr>
              <w:t>2.2.</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Analiza ewolucji i aktualnego stanu polskiej floty pojazdów elektrycznych</w:t>
            </w:r>
            <w:r>
              <w:rPr>
                <w:noProof/>
                <w:webHidden/>
              </w:rPr>
              <w:tab/>
            </w:r>
            <w:r>
              <w:rPr>
                <w:noProof/>
                <w:webHidden/>
              </w:rPr>
              <w:fldChar w:fldCharType="begin"/>
            </w:r>
            <w:r>
              <w:rPr>
                <w:noProof/>
                <w:webHidden/>
              </w:rPr>
              <w:instrText xml:space="preserve"> PAGEREF _Toc224994741 \h </w:instrText>
            </w:r>
            <w:r>
              <w:rPr>
                <w:noProof/>
                <w:webHidden/>
              </w:rPr>
            </w:r>
            <w:r>
              <w:rPr>
                <w:noProof/>
                <w:webHidden/>
              </w:rPr>
              <w:fldChar w:fldCharType="separate"/>
            </w:r>
            <w:r>
              <w:rPr>
                <w:noProof/>
                <w:webHidden/>
              </w:rPr>
              <w:t>12</w:t>
            </w:r>
            <w:r>
              <w:rPr>
                <w:noProof/>
                <w:webHidden/>
              </w:rPr>
              <w:fldChar w:fldCharType="end"/>
            </w:r>
          </w:hyperlink>
        </w:p>
        <w:p w14:paraId="7A05FE82" w14:textId="7D170FE5" w:rsidR="00294DC4" w:rsidRDefault="00294DC4">
          <w:pPr>
            <w:pStyle w:val="Spistreci2"/>
            <w:tabs>
              <w:tab w:val="left" w:pos="96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42" w:history="1">
            <w:r w:rsidRPr="00A71FAC">
              <w:rPr>
                <w:rStyle w:val="Hipercze"/>
                <w:noProof/>
              </w:rPr>
              <w:t>2.3.</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Rozwój ogólnodostępnej i prywatnej infrastruktury ładowania w Polsce</w:t>
            </w:r>
            <w:r>
              <w:rPr>
                <w:noProof/>
                <w:webHidden/>
              </w:rPr>
              <w:tab/>
            </w:r>
            <w:r>
              <w:rPr>
                <w:noProof/>
                <w:webHidden/>
              </w:rPr>
              <w:fldChar w:fldCharType="begin"/>
            </w:r>
            <w:r>
              <w:rPr>
                <w:noProof/>
                <w:webHidden/>
              </w:rPr>
              <w:instrText xml:space="preserve"> PAGEREF _Toc224994742 \h </w:instrText>
            </w:r>
            <w:r>
              <w:rPr>
                <w:noProof/>
                <w:webHidden/>
              </w:rPr>
            </w:r>
            <w:r>
              <w:rPr>
                <w:noProof/>
                <w:webHidden/>
              </w:rPr>
              <w:fldChar w:fldCharType="separate"/>
            </w:r>
            <w:r>
              <w:rPr>
                <w:noProof/>
                <w:webHidden/>
              </w:rPr>
              <w:t>12</w:t>
            </w:r>
            <w:r>
              <w:rPr>
                <w:noProof/>
                <w:webHidden/>
              </w:rPr>
              <w:fldChar w:fldCharType="end"/>
            </w:r>
          </w:hyperlink>
        </w:p>
        <w:p w14:paraId="5301AAE0" w14:textId="6EF62EA5" w:rsidR="00294DC4" w:rsidRDefault="00294DC4">
          <w:pPr>
            <w:pStyle w:val="Spistreci2"/>
            <w:tabs>
              <w:tab w:val="left" w:pos="96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43" w:history="1">
            <w:r w:rsidRPr="00A71FAC">
              <w:rPr>
                <w:rStyle w:val="Hipercze"/>
                <w:noProof/>
              </w:rPr>
              <w:t>2.4.</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Bariery i stymulanty rozwoju sektora EV w świetle literatury i badań opinii</w:t>
            </w:r>
            <w:r>
              <w:rPr>
                <w:noProof/>
                <w:webHidden/>
              </w:rPr>
              <w:tab/>
            </w:r>
            <w:r>
              <w:rPr>
                <w:noProof/>
                <w:webHidden/>
              </w:rPr>
              <w:fldChar w:fldCharType="begin"/>
            </w:r>
            <w:r>
              <w:rPr>
                <w:noProof/>
                <w:webHidden/>
              </w:rPr>
              <w:instrText xml:space="preserve"> PAGEREF _Toc224994743 \h </w:instrText>
            </w:r>
            <w:r>
              <w:rPr>
                <w:noProof/>
                <w:webHidden/>
              </w:rPr>
            </w:r>
            <w:r>
              <w:rPr>
                <w:noProof/>
                <w:webHidden/>
              </w:rPr>
              <w:fldChar w:fldCharType="separate"/>
            </w:r>
            <w:r>
              <w:rPr>
                <w:noProof/>
                <w:webHidden/>
              </w:rPr>
              <w:t>12</w:t>
            </w:r>
            <w:r>
              <w:rPr>
                <w:noProof/>
                <w:webHidden/>
              </w:rPr>
              <w:fldChar w:fldCharType="end"/>
            </w:r>
          </w:hyperlink>
        </w:p>
        <w:p w14:paraId="020531B7" w14:textId="3EC639AD" w:rsidR="00294DC4" w:rsidRDefault="00294DC4">
          <w:pPr>
            <w:pStyle w:val="Spistreci1"/>
            <w:rPr>
              <w:rFonts w:asciiTheme="minorHAnsi" w:eastAsiaTheme="minorEastAsia" w:hAnsiTheme="minorHAnsi" w:cstheme="minorBidi"/>
              <w:noProof/>
              <w:kern w:val="2"/>
              <w:sz w:val="24"/>
              <w:szCs w:val="24"/>
              <w:lang w:eastAsia="pl-PL"/>
              <w14:ligatures w14:val="standardContextual"/>
            </w:rPr>
          </w:pPr>
          <w:hyperlink w:anchor="_Toc224994744" w:history="1">
            <w:r w:rsidRPr="00A71FAC">
              <w:rPr>
                <w:rStyle w:val="Hipercze"/>
                <w:noProof/>
              </w:rPr>
              <w:t>3.</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Analiza wybranego jednostopniowego przekształtnika MVac-LVdc</w:t>
            </w:r>
            <w:r>
              <w:rPr>
                <w:noProof/>
                <w:webHidden/>
              </w:rPr>
              <w:tab/>
            </w:r>
            <w:r>
              <w:rPr>
                <w:noProof/>
                <w:webHidden/>
              </w:rPr>
              <w:fldChar w:fldCharType="begin"/>
            </w:r>
            <w:r>
              <w:rPr>
                <w:noProof/>
                <w:webHidden/>
              </w:rPr>
              <w:instrText xml:space="preserve"> PAGEREF _Toc224994744 \h </w:instrText>
            </w:r>
            <w:r>
              <w:rPr>
                <w:noProof/>
                <w:webHidden/>
              </w:rPr>
            </w:r>
            <w:r>
              <w:rPr>
                <w:noProof/>
                <w:webHidden/>
              </w:rPr>
              <w:fldChar w:fldCharType="separate"/>
            </w:r>
            <w:r>
              <w:rPr>
                <w:noProof/>
                <w:webHidden/>
              </w:rPr>
              <w:t>13</w:t>
            </w:r>
            <w:r>
              <w:rPr>
                <w:noProof/>
                <w:webHidden/>
              </w:rPr>
              <w:fldChar w:fldCharType="end"/>
            </w:r>
          </w:hyperlink>
        </w:p>
        <w:p w14:paraId="1C50E0E5" w14:textId="6310D855" w:rsidR="00294DC4" w:rsidRDefault="00294DC4">
          <w:pPr>
            <w:pStyle w:val="Spistreci2"/>
            <w:tabs>
              <w:tab w:val="left" w:pos="96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45" w:history="1">
            <w:r w:rsidRPr="00A71FAC">
              <w:rPr>
                <w:rStyle w:val="Hipercze"/>
                <w:noProof/>
              </w:rPr>
              <w:t>3.1.</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Ogólny opis</w:t>
            </w:r>
            <w:r>
              <w:rPr>
                <w:noProof/>
                <w:webHidden/>
              </w:rPr>
              <w:tab/>
            </w:r>
            <w:r>
              <w:rPr>
                <w:noProof/>
                <w:webHidden/>
              </w:rPr>
              <w:fldChar w:fldCharType="begin"/>
            </w:r>
            <w:r>
              <w:rPr>
                <w:noProof/>
                <w:webHidden/>
              </w:rPr>
              <w:instrText xml:space="preserve"> PAGEREF _Toc224994745 \h </w:instrText>
            </w:r>
            <w:r>
              <w:rPr>
                <w:noProof/>
                <w:webHidden/>
              </w:rPr>
            </w:r>
            <w:r>
              <w:rPr>
                <w:noProof/>
                <w:webHidden/>
              </w:rPr>
              <w:fldChar w:fldCharType="separate"/>
            </w:r>
            <w:r>
              <w:rPr>
                <w:noProof/>
                <w:webHidden/>
              </w:rPr>
              <w:t>13</w:t>
            </w:r>
            <w:r>
              <w:rPr>
                <w:noProof/>
                <w:webHidden/>
              </w:rPr>
              <w:fldChar w:fldCharType="end"/>
            </w:r>
          </w:hyperlink>
        </w:p>
        <w:p w14:paraId="65D0797F" w14:textId="20103304" w:rsidR="00294DC4" w:rsidRDefault="00294DC4">
          <w:pPr>
            <w:pStyle w:val="Spistreci1"/>
            <w:rPr>
              <w:rFonts w:asciiTheme="minorHAnsi" w:eastAsiaTheme="minorEastAsia" w:hAnsiTheme="minorHAnsi" w:cstheme="minorBidi"/>
              <w:noProof/>
              <w:kern w:val="2"/>
              <w:sz w:val="24"/>
              <w:szCs w:val="24"/>
              <w:lang w:eastAsia="pl-PL"/>
              <w14:ligatures w14:val="standardContextual"/>
            </w:rPr>
          </w:pPr>
          <w:hyperlink w:anchor="_Toc224994746" w:history="1">
            <w:r w:rsidRPr="00A71FAC">
              <w:rPr>
                <w:rStyle w:val="Hipercze"/>
                <w:noProof/>
                <w:lang w:val="en-US"/>
              </w:rPr>
              <w:t>Bibliografia</w:t>
            </w:r>
            <w:r>
              <w:rPr>
                <w:noProof/>
                <w:webHidden/>
              </w:rPr>
              <w:tab/>
            </w:r>
            <w:r>
              <w:rPr>
                <w:noProof/>
                <w:webHidden/>
              </w:rPr>
              <w:fldChar w:fldCharType="begin"/>
            </w:r>
            <w:r>
              <w:rPr>
                <w:noProof/>
                <w:webHidden/>
              </w:rPr>
              <w:instrText xml:space="preserve"> PAGEREF _Toc224994746 \h </w:instrText>
            </w:r>
            <w:r>
              <w:rPr>
                <w:noProof/>
                <w:webHidden/>
              </w:rPr>
            </w:r>
            <w:r>
              <w:rPr>
                <w:noProof/>
                <w:webHidden/>
              </w:rPr>
              <w:fldChar w:fldCharType="separate"/>
            </w:r>
            <w:r>
              <w:rPr>
                <w:noProof/>
                <w:webHidden/>
              </w:rPr>
              <w:t>15</w:t>
            </w:r>
            <w:r>
              <w:rPr>
                <w:noProof/>
                <w:webHidden/>
              </w:rPr>
              <w:fldChar w:fldCharType="end"/>
            </w:r>
          </w:hyperlink>
        </w:p>
        <w:p w14:paraId="09D1F8D9" w14:textId="1C0770F5" w:rsidR="00294DC4" w:rsidRDefault="00294DC4">
          <w:pPr>
            <w:pStyle w:val="Spistreci1"/>
            <w:rPr>
              <w:rFonts w:asciiTheme="minorHAnsi" w:eastAsiaTheme="minorEastAsia" w:hAnsiTheme="minorHAnsi" w:cstheme="minorBidi"/>
              <w:noProof/>
              <w:kern w:val="2"/>
              <w:sz w:val="24"/>
              <w:szCs w:val="24"/>
              <w:lang w:eastAsia="pl-PL"/>
              <w14:ligatures w14:val="standardContextual"/>
            </w:rPr>
          </w:pPr>
          <w:hyperlink w:anchor="_Toc224994747" w:history="1">
            <w:r w:rsidRPr="00A71FAC">
              <w:rPr>
                <w:rStyle w:val="Hipercze"/>
                <w:noProof/>
                <w:lang w:val="en-US"/>
              </w:rPr>
              <w:t>Spis rysunków</w:t>
            </w:r>
            <w:r>
              <w:rPr>
                <w:noProof/>
                <w:webHidden/>
              </w:rPr>
              <w:tab/>
            </w:r>
            <w:r>
              <w:rPr>
                <w:noProof/>
                <w:webHidden/>
              </w:rPr>
              <w:fldChar w:fldCharType="begin"/>
            </w:r>
            <w:r>
              <w:rPr>
                <w:noProof/>
                <w:webHidden/>
              </w:rPr>
              <w:instrText xml:space="preserve"> PAGEREF _Toc224994747 \h </w:instrText>
            </w:r>
            <w:r>
              <w:rPr>
                <w:noProof/>
                <w:webHidden/>
              </w:rPr>
            </w:r>
            <w:r>
              <w:rPr>
                <w:noProof/>
                <w:webHidden/>
              </w:rPr>
              <w:fldChar w:fldCharType="separate"/>
            </w:r>
            <w:r>
              <w:rPr>
                <w:noProof/>
                <w:webHidden/>
              </w:rPr>
              <w:t>17</w:t>
            </w:r>
            <w:r>
              <w:rPr>
                <w:noProof/>
                <w:webHidden/>
              </w:rPr>
              <w:fldChar w:fldCharType="end"/>
            </w:r>
          </w:hyperlink>
        </w:p>
        <w:p w14:paraId="57444C09" w14:textId="631BDDEC" w:rsidR="00294DC4" w:rsidRDefault="00294DC4">
          <w:pPr>
            <w:pStyle w:val="Spistreci1"/>
            <w:rPr>
              <w:rFonts w:asciiTheme="minorHAnsi" w:eastAsiaTheme="minorEastAsia" w:hAnsiTheme="minorHAnsi" w:cstheme="minorBidi"/>
              <w:noProof/>
              <w:kern w:val="2"/>
              <w:sz w:val="24"/>
              <w:szCs w:val="24"/>
              <w:lang w:eastAsia="pl-PL"/>
              <w14:ligatures w14:val="standardContextual"/>
            </w:rPr>
          </w:pPr>
          <w:hyperlink w:anchor="_Toc224994748" w:history="1">
            <w:r w:rsidRPr="00A71FAC">
              <w:rPr>
                <w:rStyle w:val="Hipercze"/>
                <w:noProof/>
              </w:rPr>
              <w:t>Spis tabel</w:t>
            </w:r>
            <w:r>
              <w:rPr>
                <w:noProof/>
                <w:webHidden/>
              </w:rPr>
              <w:tab/>
            </w:r>
            <w:r>
              <w:rPr>
                <w:noProof/>
                <w:webHidden/>
              </w:rPr>
              <w:fldChar w:fldCharType="begin"/>
            </w:r>
            <w:r>
              <w:rPr>
                <w:noProof/>
                <w:webHidden/>
              </w:rPr>
              <w:instrText xml:space="preserve"> PAGEREF _Toc224994748 \h </w:instrText>
            </w:r>
            <w:r>
              <w:rPr>
                <w:noProof/>
                <w:webHidden/>
              </w:rPr>
            </w:r>
            <w:r>
              <w:rPr>
                <w:noProof/>
                <w:webHidden/>
              </w:rPr>
              <w:fldChar w:fldCharType="separate"/>
            </w:r>
            <w:r>
              <w:rPr>
                <w:noProof/>
                <w:webHidden/>
              </w:rPr>
              <w:t>19</w:t>
            </w:r>
            <w:r>
              <w:rPr>
                <w:noProof/>
                <w:webHidden/>
              </w:rPr>
              <w:fldChar w:fldCharType="end"/>
            </w:r>
          </w:hyperlink>
        </w:p>
        <w:p w14:paraId="460F62ED" w14:textId="7225DFBD" w:rsidR="00AC2C15" w:rsidRPr="00F668B1" w:rsidRDefault="00365927" w:rsidP="001D0DCD">
          <w:pPr>
            <w:ind w:firstLine="0"/>
            <w:sectPr w:rsidR="00AC2C15" w:rsidRPr="00F668B1" w:rsidSect="00DC38B4">
              <w:type w:val="continuous"/>
              <w:pgSz w:w="11906" w:h="16838"/>
              <w:pgMar w:top="1418" w:right="1134" w:bottom="1418" w:left="1701" w:header="709" w:footer="709" w:gutter="0"/>
              <w:cols w:space="708"/>
              <w:docGrid w:linePitch="360"/>
            </w:sectPr>
          </w:pPr>
          <w:r w:rsidRPr="00B11C6B">
            <w:rPr>
              <w:highlight w:val="yellow"/>
            </w:rPr>
            <w:fldChar w:fldCharType="end"/>
          </w:r>
        </w:p>
      </w:sdtContent>
    </w:sdt>
    <w:p w14:paraId="5752EF05" w14:textId="435B0415" w:rsidR="00BB2659" w:rsidRDefault="00BB2659" w:rsidP="005B0FA2">
      <w:pPr>
        <w:ind w:firstLine="0"/>
      </w:pPr>
    </w:p>
    <w:p w14:paraId="15B87CC3" w14:textId="6197043A" w:rsidR="00A52056" w:rsidRDefault="00A52056" w:rsidP="005B0FA2">
      <w:pPr>
        <w:ind w:firstLine="0"/>
      </w:pPr>
    </w:p>
    <w:p w14:paraId="798A1888" w14:textId="7303637F" w:rsidR="00A52056" w:rsidRDefault="00A52056" w:rsidP="005B0FA2">
      <w:pPr>
        <w:ind w:firstLine="0"/>
      </w:pPr>
    </w:p>
    <w:p w14:paraId="640CE21D" w14:textId="62A36B1C" w:rsidR="00A52056" w:rsidRDefault="00A52056" w:rsidP="005B0FA2">
      <w:pPr>
        <w:ind w:firstLine="0"/>
      </w:pPr>
    </w:p>
    <w:p w14:paraId="3250FC05" w14:textId="4D8048B0" w:rsidR="00A52056" w:rsidRDefault="00A52056" w:rsidP="005B0FA2">
      <w:pPr>
        <w:ind w:firstLine="0"/>
      </w:pPr>
    </w:p>
    <w:p w14:paraId="4D7159E9" w14:textId="7E7FB731" w:rsidR="00A52056" w:rsidRDefault="00A52056" w:rsidP="005B0FA2">
      <w:pPr>
        <w:ind w:firstLine="0"/>
      </w:pPr>
    </w:p>
    <w:p w14:paraId="04A3DD7F" w14:textId="1C0E68E6" w:rsidR="00A52056" w:rsidRDefault="00A52056" w:rsidP="005B0FA2">
      <w:pPr>
        <w:ind w:firstLine="0"/>
      </w:pPr>
    </w:p>
    <w:p w14:paraId="6FDB1160" w14:textId="7AA7FCBF" w:rsidR="00A52056" w:rsidRDefault="00A52056" w:rsidP="005B0FA2">
      <w:pPr>
        <w:ind w:firstLine="0"/>
      </w:pPr>
    </w:p>
    <w:p w14:paraId="19981291" w14:textId="5A5ED3B7" w:rsidR="00A52056" w:rsidRDefault="00A52056" w:rsidP="005B0FA2">
      <w:pPr>
        <w:ind w:firstLine="0"/>
      </w:pPr>
    </w:p>
    <w:p w14:paraId="02ECF8F0" w14:textId="700094A2" w:rsidR="00A52056" w:rsidRDefault="00A52056" w:rsidP="005B0FA2">
      <w:pPr>
        <w:ind w:firstLine="0"/>
      </w:pPr>
    </w:p>
    <w:p w14:paraId="6152EB48" w14:textId="59DAF6CA" w:rsidR="00A52056" w:rsidRDefault="00A52056" w:rsidP="005B0FA2">
      <w:pPr>
        <w:ind w:firstLine="0"/>
      </w:pPr>
    </w:p>
    <w:p w14:paraId="403A92F4" w14:textId="67941083" w:rsidR="00A52056" w:rsidRDefault="00A52056" w:rsidP="005B0FA2">
      <w:pPr>
        <w:ind w:firstLine="0"/>
      </w:pPr>
    </w:p>
    <w:p w14:paraId="364A723E" w14:textId="70A2EDC7" w:rsidR="00A52056" w:rsidRDefault="00A52056" w:rsidP="005B0FA2">
      <w:pPr>
        <w:ind w:firstLine="0"/>
      </w:pPr>
    </w:p>
    <w:p w14:paraId="3588EEA5" w14:textId="604D9F7C" w:rsidR="00A52056" w:rsidRDefault="00A52056" w:rsidP="005B0FA2">
      <w:pPr>
        <w:ind w:firstLine="0"/>
      </w:pPr>
    </w:p>
    <w:p w14:paraId="1CEC5016" w14:textId="60FECEBF" w:rsidR="00A52056" w:rsidRDefault="00A52056" w:rsidP="005B0FA2">
      <w:pPr>
        <w:ind w:firstLine="0"/>
      </w:pPr>
    </w:p>
    <w:p w14:paraId="2A4E67BB" w14:textId="12E28A0A" w:rsidR="00A52056" w:rsidRDefault="00A52056" w:rsidP="005B0FA2">
      <w:pPr>
        <w:ind w:firstLine="0"/>
      </w:pPr>
    </w:p>
    <w:p w14:paraId="17D66CCA" w14:textId="4821C539" w:rsidR="00A52056" w:rsidRDefault="00A52056" w:rsidP="005B0FA2">
      <w:pPr>
        <w:ind w:firstLine="0"/>
      </w:pPr>
    </w:p>
    <w:p w14:paraId="5297E729" w14:textId="24224068" w:rsidR="00A52056" w:rsidRDefault="00A52056" w:rsidP="005B0FA2">
      <w:pPr>
        <w:ind w:firstLine="0"/>
      </w:pPr>
    </w:p>
    <w:p w14:paraId="510D9326" w14:textId="6B6BD4A7" w:rsidR="00A52056" w:rsidRDefault="00A52056" w:rsidP="005B0FA2">
      <w:pPr>
        <w:ind w:firstLine="0"/>
      </w:pPr>
    </w:p>
    <w:p w14:paraId="22C9F84A" w14:textId="02C36190" w:rsidR="00A52056" w:rsidRDefault="00A52056" w:rsidP="005B0FA2">
      <w:pPr>
        <w:ind w:firstLine="0"/>
      </w:pPr>
    </w:p>
    <w:p w14:paraId="1C829487" w14:textId="7F01E66B" w:rsidR="00A52056" w:rsidRDefault="00A52056" w:rsidP="005B0FA2">
      <w:pPr>
        <w:ind w:firstLine="0"/>
      </w:pPr>
    </w:p>
    <w:p w14:paraId="06F1A58A" w14:textId="1C1D7E42" w:rsidR="00A52056" w:rsidRDefault="00A52056" w:rsidP="005B0FA2">
      <w:pPr>
        <w:ind w:firstLine="0"/>
      </w:pPr>
    </w:p>
    <w:p w14:paraId="3281682B" w14:textId="31F37BDD" w:rsidR="00A52056" w:rsidRDefault="00A52056" w:rsidP="005B0FA2">
      <w:pPr>
        <w:ind w:firstLine="0"/>
      </w:pPr>
    </w:p>
    <w:p w14:paraId="64E3942A" w14:textId="26253BED" w:rsidR="00A52056" w:rsidRDefault="00A52056" w:rsidP="005B0FA2">
      <w:pPr>
        <w:ind w:firstLine="0"/>
      </w:pPr>
    </w:p>
    <w:p w14:paraId="7D78C78A" w14:textId="6603ED6E" w:rsidR="00A52056" w:rsidRDefault="00A52056" w:rsidP="005B0FA2">
      <w:pPr>
        <w:ind w:firstLine="0"/>
      </w:pPr>
    </w:p>
    <w:p w14:paraId="3FB86FD9" w14:textId="487AF071" w:rsidR="00A52056" w:rsidRDefault="00A52056" w:rsidP="005B0FA2">
      <w:pPr>
        <w:ind w:firstLine="0"/>
      </w:pPr>
    </w:p>
    <w:p w14:paraId="2F67063A" w14:textId="549DFC25" w:rsidR="00A52056" w:rsidRDefault="00A52056" w:rsidP="005B0FA2">
      <w:pPr>
        <w:ind w:firstLine="0"/>
      </w:pPr>
    </w:p>
    <w:p w14:paraId="4BDEFC85" w14:textId="2B17306C" w:rsidR="00A52056" w:rsidRDefault="00A52056" w:rsidP="005B0FA2">
      <w:pPr>
        <w:ind w:firstLine="0"/>
      </w:pPr>
    </w:p>
    <w:p w14:paraId="33A973D4" w14:textId="06DE82C8" w:rsidR="00A52056" w:rsidRDefault="00A52056" w:rsidP="005B0FA2">
      <w:pPr>
        <w:ind w:firstLine="0"/>
      </w:pPr>
    </w:p>
    <w:p w14:paraId="214BE862" w14:textId="716AB06B" w:rsidR="00A52056" w:rsidRDefault="00A52056" w:rsidP="005B0FA2">
      <w:pPr>
        <w:ind w:firstLine="0"/>
      </w:pPr>
    </w:p>
    <w:p w14:paraId="24FEFB66" w14:textId="33327B0A" w:rsidR="00A52056" w:rsidRDefault="00A52056" w:rsidP="005B0FA2">
      <w:pPr>
        <w:ind w:firstLine="0"/>
      </w:pPr>
    </w:p>
    <w:p w14:paraId="32A7010E" w14:textId="3346E9E4" w:rsidR="00A52056" w:rsidRDefault="00A52056" w:rsidP="005B0FA2">
      <w:pPr>
        <w:ind w:firstLine="0"/>
      </w:pPr>
    </w:p>
    <w:p w14:paraId="42879F07" w14:textId="26FDA726" w:rsidR="00A52056" w:rsidRDefault="00A52056" w:rsidP="005B0FA2">
      <w:pPr>
        <w:ind w:firstLine="0"/>
      </w:pPr>
    </w:p>
    <w:p w14:paraId="6C022A0E" w14:textId="48D95280" w:rsidR="00A52056" w:rsidRDefault="00A52056" w:rsidP="005B0FA2">
      <w:pPr>
        <w:ind w:firstLine="0"/>
      </w:pPr>
    </w:p>
    <w:p w14:paraId="543ECC32" w14:textId="72FE9EAB" w:rsidR="00A52056" w:rsidRDefault="00A52056" w:rsidP="005B0FA2">
      <w:pPr>
        <w:ind w:firstLine="0"/>
      </w:pPr>
    </w:p>
    <w:p w14:paraId="2D1A0C78" w14:textId="23C14DBE" w:rsidR="00A52056" w:rsidRDefault="00A52056" w:rsidP="005B0FA2">
      <w:pPr>
        <w:ind w:firstLine="0"/>
      </w:pPr>
    </w:p>
    <w:p w14:paraId="49D029EB" w14:textId="0FA07311" w:rsidR="00A52056" w:rsidRDefault="00A52056" w:rsidP="005B0FA2">
      <w:pPr>
        <w:ind w:firstLine="0"/>
      </w:pPr>
    </w:p>
    <w:p w14:paraId="196B0EF9" w14:textId="30329B5F" w:rsidR="00A52056" w:rsidRDefault="00A52056" w:rsidP="005B0FA2">
      <w:pPr>
        <w:ind w:firstLine="0"/>
      </w:pPr>
    </w:p>
    <w:p w14:paraId="207F5000" w14:textId="15113C93" w:rsidR="00A52056" w:rsidRDefault="00A52056" w:rsidP="005B0FA2">
      <w:pPr>
        <w:ind w:firstLine="0"/>
      </w:pPr>
    </w:p>
    <w:p w14:paraId="514D7F03" w14:textId="5B36C0B4" w:rsidR="00A52056" w:rsidRDefault="00A52056" w:rsidP="005B0FA2">
      <w:pPr>
        <w:ind w:firstLine="0"/>
      </w:pPr>
    </w:p>
    <w:p w14:paraId="5E8B9DA5" w14:textId="21FDBFF0" w:rsidR="00A52056" w:rsidRDefault="00A52056" w:rsidP="005B0FA2">
      <w:pPr>
        <w:ind w:firstLine="0"/>
      </w:pPr>
    </w:p>
    <w:p w14:paraId="1EB92F3C" w14:textId="77777777" w:rsidR="00A52056" w:rsidRPr="00F668B1" w:rsidRDefault="00A52056" w:rsidP="005B0FA2">
      <w:pPr>
        <w:ind w:firstLine="0"/>
      </w:pPr>
    </w:p>
    <w:p w14:paraId="23A87340" w14:textId="544EAFD1" w:rsidR="00BB2659" w:rsidRDefault="00BB2659" w:rsidP="004E0B11">
      <w:pPr>
        <w:pStyle w:val="Nagwek1"/>
      </w:pPr>
      <w:bookmarkStart w:id="6" w:name="_Toc224994735"/>
      <w:r w:rsidRPr="00F668B1">
        <w:lastRenderedPageBreak/>
        <w:t>Wstęp</w:t>
      </w:r>
      <w:bookmarkEnd w:id="6"/>
    </w:p>
    <w:p w14:paraId="473B0C6F" w14:textId="4F3D71A2" w:rsidR="00B51F98" w:rsidRDefault="004E5FA5" w:rsidP="00B51F98">
      <w:r>
        <w:t>Ludzie we współczesnych</w:t>
      </w:r>
      <w:r w:rsidR="00B51F98">
        <w:t xml:space="preserve"> czas</w:t>
      </w:r>
      <w:r>
        <w:t>ach</w:t>
      </w:r>
      <w:r w:rsidR="00B51F98">
        <w:t xml:space="preserve"> mierzą się z radykalną transformacją w obszarze motoryzacji. Dążenie Unii Europejskiej do dekarbonizacji gospodarek, determinowane postępującymi zmianami klimatycznymi oraz rygorystycznymi normami emisji, powoduje że temat elektromobilności i samochodów elektrycznych jest jednym głównych tematów strategii rozwoju wielu państw. Polska, która jest jednym z liderów gospodarczych w regionie Europy Środkowo-Wschodniej, znajduje się w momencie kulminacyjnym tejże transformacji. Przejście z fazy wczesnej adaptacji do etapu masowego rozwoju rynku pojazdów elektrycznych może stawiać wiele wyzwań w kontekście technologicznym, </w:t>
      </w:r>
      <w:r w:rsidR="00B51F98" w:rsidRPr="00B51F98">
        <w:t xml:space="preserve">infrastrukturalnym </w:t>
      </w:r>
      <w:r w:rsidR="00B51F98">
        <w:t>oraz  systemowym.</w:t>
      </w:r>
    </w:p>
    <w:p w14:paraId="2781111D" w14:textId="23E28D9B" w:rsidR="00B51F98" w:rsidRDefault="00B51F98" w:rsidP="00B51F98">
      <w:r>
        <w:t>Wpływ tej transformacji oddziałuje również na Krajowy System Elektroenergetyczny</w:t>
      </w:r>
      <w:r w:rsidR="00140D97">
        <w:t>, który musi sprostać nowym wyzwaniom związanym ze zwiększonym zapotrzebowaniem na moc szczytową. Integracja floty pojazdów elektrycznych z systemem elektroenergetycznym wymaga rozbudowy punktów ładowania, tak aby kierowcy mogli poruszać się bez zmartwień o brak możliwości doładowania pojazdu. Wiąże się z tym również inteligentne zarządzanie energią oraz znalez</w:t>
      </w:r>
      <w:r w:rsidR="00A04281">
        <w:t xml:space="preserve">ienie sposobów na generowanie jeszcze większej ilości energii niż to ma miejsce teraz, gdyż w obliczu ewolucji rynku EV, zapotrzebowanie energetyczne będzie coraz bardziej rosło. W obliczu unijnych regulacji, takich jak „Fit for 55” czy rozporządzenie AFIR, Polska staje przed koniecznością przyspieszenia inwestycji, które </w:t>
      </w:r>
      <w:r w:rsidR="009F3EB4">
        <w:t>zdeterminują tempo odchodzenia od paliw kopalnych w sektorze transportu.</w:t>
      </w:r>
    </w:p>
    <w:p w14:paraId="73B24163" w14:textId="1319F6AF" w:rsidR="009F3EB4" w:rsidRDefault="009F3EB4" w:rsidP="00B51F98">
      <w:r>
        <w:t xml:space="preserve">Niniejsza praca magisterska ma na celu przeanalizować dynamikę rozwoju rynku EV </w:t>
      </w:r>
      <w:r>
        <w:br/>
        <w:t xml:space="preserve">w Polsce oraz ocenić jego wpływ na funkcjonowanie sektora wytwarzania, przesyłu </w:t>
      </w:r>
      <w:r>
        <w:br/>
        <w:t xml:space="preserve">i dystrybucji. Głównym celem badawczym jest nie tylko opisanie obecnego stanu rynkowego, ale przede wszystkim </w:t>
      </w:r>
      <w:r w:rsidRPr="00B824A3">
        <w:rPr>
          <w:b/>
          <w:bCs/>
        </w:rPr>
        <w:t>opracowanie własnego modelu prognostycznego liczby  elektrycznych</w:t>
      </w:r>
      <w:r w:rsidR="001D4EC8">
        <w:rPr>
          <w:b/>
          <w:bCs/>
        </w:rPr>
        <w:t xml:space="preserve"> samochodów osobowych</w:t>
      </w:r>
      <w:r w:rsidRPr="00B824A3">
        <w:rPr>
          <w:b/>
          <w:bCs/>
        </w:rPr>
        <w:t xml:space="preserve"> w 2040 roku</w:t>
      </w:r>
      <w:r>
        <w:t xml:space="preserve">. Na podstawie modelu i otrzymanej liczby zostanie oceniony wpływ na KSE i opisanie scenariusza jak Polska mogłaby sobie poradzić z </w:t>
      </w:r>
      <w:r w:rsidR="00B824A3">
        <w:t>nagłym wzrostem zapotrzebowania na moc, dbając jednocześnie o stabilność i bezpieczeństwo energetyczne kraju.</w:t>
      </w:r>
    </w:p>
    <w:p w14:paraId="5F482C57" w14:textId="77777777" w:rsidR="00B824A3" w:rsidRDefault="00B824A3" w:rsidP="00B51F98">
      <w:r>
        <w:t xml:space="preserve">Realizacja tak sformułowanego celu wymaga podziału pracy na cztery kluczowe  części merytoryczne: </w:t>
      </w:r>
    </w:p>
    <w:p w14:paraId="3455324B" w14:textId="18572B3B" w:rsidR="00B824A3" w:rsidRDefault="00B824A3" w:rsidP="00B824A3">
      <w:pPr>
        <w:pStyle w:val="Akapitzlist"/>
        <w:numPr>
          <w:ilvl w:val="0"/>
          <w:numId w:val="50"/>
        </w:numPr>
      </w:pPr>
      <w:r>
        <w:t>W rozdziale drugim, stanowiącym przegląd literatury przeanalizowano obecny i przeszły stan rynku pojazdów elektrycznych w Polsce. Uwzględnia on dane statystyczne dotyczące floty oraz stopień rozwoju infrastruktury ładowania.</w:t>
      </w:r>
    </w:p>
    <w:p w14:paraId="34913492" w14:textId="0CEC2297" w:rsidR="00B824A3" w:rsidRDefault="00B824A3" w:rsidP="00B824A3">
      <w:pPr>
        <w:pStyle w:val="Akapitzlist"/>
        <w:numPr>
          <w:ilvl w:val="0"/>
          <w:numId w:val="50"/>
        </w:numPr>
      </w:pPr>
      <w:r>
        <w:t>Rozdział trzeci poświęcono koncepcji rozwoju pojazdów elektrycznych w Polsce, korzystając z dostępnych planów tej przemiany. Przeanalizowano uwarunkowania prawne oraz ekonomiczne</w:t>
      </w:r>
    </w:p>
    <w:p w14:paraId="113D7E25" w14:textId="52F73A18" w:rsidR="00B824A3" w:rsidRDefault="00B824A3" w:rsidP="00B824A3">
      <w:pPr>
        <w:pStyle w:val="Akapitzlist"/>
        <w:numPr>
          <w:ilvl w:val="0"/>
          <w:numId w:val="50"/>
        </w:numPr>
      </w:pPr>
      <w:r>
        <w:t xml:space="preserve">W rozdziale czwartym opracowano autorski model prognostyczny liczby </w:t>
      </w:r>
      <w:r w:rsidR="00C715BA">
        <w:t>samochodów osobowych</w:t>
      </w:r>
      <w:r>
        <w:t xml:space="preserve"> EV w Polsce do 2040. Model ten bazuje na wybranych kryteriach technicznych i ekonomicznych, pozwalając na oszacowanie przyszłego obciążenia KSE</w:t>
      </w:r>
    </w:p>
    <w:p w14:paraId="75956059" w14:textId="20FA0E3C" w:rsidR="00B824A3" w:rsidRPr="00B51F98" w:rsidRDefault="00B824A3" w:rsidP="00B824A3">
      <w:pPr>
        <w:pStyle w:val="Akapitzlist"/>
        <w:numPr>
          <w:ilvl w:val="0"/>
          <w:numId w:val="50"/>
        </w:numPr>
      </w:pPr>
      <w:r>
        <w:t>Rozdział piąty zawiera ocenę wpływu prognozowanego rozwoju EV na funkcjonowanie sektora wytwarzania, przesyłu i dystrybucji, wskazując na niezbędne działania modernizacyjne w strukturze KSE</w:t>
      </w:r>
    </w:p>
    <w:p w14:paraId="2570DDB8" w14:textId="77777777" w:rsidR="000D762D" w:rsidRDefault="000D762D" w:rsidP="000D762D">
      <w:pPr>
        <w:rPr>
          <w:b/>
          <w:bCs/>
        </w:rPr>
      </w:pPr>
    </w:p>
    <w:p w14:paraId="131E5240" w14:textId="77777777" w:rsidR="00365D23" w:rsidRDefault="00365D23" w:rsidP="000D762D">
      <w:pPr>
        <w:rPr>
          <w:b/>
          <w:bCs/>
        </w:rPr>
      </w:pPr>
    </w:p>
    <w:p w14:paraId="52F46AD6" w14:textId="77777777" w:rsidR="00365D23" w:rsidRDefault="00365D23" w:rsidP="000D762D">
      <w:pPr>
        <w:rPr>
          <w:b/>
          <w:bCs/>
        </w:rPr>
      </w:pPr>
    </w:p>
    <w:p w14:paraId="207FD0BC" w14:textId="0FB817F3" w:rsidR="00A85B4C" w:rsidRDefault="001D4EC8" w:rsidP="00A05E92">
      <w:pPr>
        <w:pStyle w:val="Nagwek1"/>
      </w:pPr>
      <w:bookmarkStart w:id="7" w:name="_Toc224994736"/>
      <w:r>
        <w:lastRenderedPageBreak/>
        <w:t>Przegląd literatury w zakresie rynku pojazdów elektrycznych w Polsce</w:t>
      </w:r>
      <w:bookmarkEnd w:id="7"/>
    </w:p>
    <w:p w14:paraId="2119FAA3" w14:textId="335F9DD2" w:rsidR="00843A94" w:rsidRDefault="005F2F4E" w:rsidP="005F2F4E">
      <w:pPr>
        <w:pStyle w:val="Nagwek2"/>
      </w:pPr>
      <w:bookmarkStart w:id="8" w:name="_Toc224994737"/>
      <w:r w:rsidRPr="005F2F4E">
        <w:t>Charakterystyka techniczna i klasyfikacja pojazdów z napędem elektrycznym</w:t>
      </w:r>
      <w:bookmarkEnd w:id="8"/>
    </w:p>
    <w:p w14:paraId="4C348418" w14:textId="791AB415" w:rsidR="00A608EA" w:rsidRPr="00A608EA" w:rsidRDefault="00A608EA" w:rsidP="00A608EA">
      <w:pPr>
        <w:pStyle w:val="Nagwek3"/>
      </w:pPr>
      <w:bookmarkStart w:id="9" w:name="_Toc224994738"/>
      <w:r w:rsidRPr="00A608EA">
        <w:t>Klasyfikacja układów napędowych</w:t>
      </w:r>
      <w:bookmarkEnd w:id="9"/>
    </w:p>
    <w:p w14:paraId="269D0B2A" w14:textId="3997A260" w:rsidR="001155CF" w:rsidRDefault="00C91340" w:rsidP="001155CF">
      <w:r>
        <w:t>Rozwój technologiczny w sektorze motoryzacyjnym doprowadził do powstania do konieczności klasyfikowania pojazdów z napędem elektrycznym. Niezbędne jest precyzyjne zdefiniowanie i sklasyfikowanie dostępnych rozwiązań.</w:t>
      </w:r>
      <w:r w:rsidR="001155CF">
        <w:t xml:space="preserve"> Pojazdy elektryczne można wyróżnić na:</w:t>
      </w:r>
    </w:p>
    <w:p w14:paraId="1E0D9D48" w14:textId="2F5BC2FE" w:rsidR="001155CF" w:rsidRDefault="001155CF" w:rsidP="001155CF">
      <w:pPr>
        <w:pStyle w:val="Akapitzlist"/>
        <w:numPr>
          <w:ilvl w:val="0"/>
          <w:numId w:val="51"/>
        </w:numPr>
      </w:pPr>
      <w:r w:rsidRPr="001155CF">
        <w:rPr>
          <w:b/>
          <w:bCs/>
        </w:rPr>
        <w:t>Pojazdy całkowicie elektryczne</w:t>
      </w:r>
      <w:r>
        <w:t xml:space="preserve"> (ang. </w:t>
      </w:r>
      <w:r w:rsidRPr="001155CF">
        <w:rPr>
          <w:i/>
          <w:iCs/>
        </w:rPr>
        <w:t xml:space="preserve">Battery </w:t>
      </w:r>
      <w:proofErr w:type="spellStart"/>
      <w:r w:rsidRPr="001155CF">
        <w:rPr>
          <w:i/>
          <w:iCs/>
        </w:rPr>
        <w:t>Electric</w:t>
      </w:r>
      <w:proofErr w:type="spellEnd"/>
      <w:r w:rsidRPr="001155CF">
        <w:rPr>
          <w:i/>
          <w:iCs/>
        </w:rPr>
        <w:t xml:space="preserve"> </w:t>
      </w:r>
      <w:proofErr w:type="spellStart"/>
      <w:r w:rsidRPr="001155CF">
        <w:rPr>
          <w:i/>
          <w:iCs/>
        </w:rPr>
        <w:t>Vehicles</w:t>
      </w:r>
      <w:proofErr w:type="spellEnd"/>
      <w:r>
        <w:t xml:space="preserve">– BEV) - </w:t>
      </w:r>
      <w:r w:rsidR="007A1E5A">
        <w:t>s</w:t>
      </w:r>
      <w:r>
        <w:t xml:space="preserve">ą to pojazdy napędzane wyłącznie energią elektryczną, więc nie posiadają silnika spalinowego ani nie korzystają z żadnego rodzaju płynnego paliwa. Pojazdy te wykorzystują zazwyczaj duże pakiety baterii, aby zapewnić zadowalający zasięg </w:t>
      </w:r>
      <w:r>
        <w:fldChar w:fldCharType="begin"/>
      </w:r>
      <w:r>
        <w:instrText xml:space="preserve"> ADDIN ZOTERO_ITEM CSL_CITATION {"citationID":"vLpZCwrf","properties":{"formattedCitation":"[1]","plainCitation":"[1]","noteIndex":0},"citationItems":[{"id":94,"uris":["http://zotero.org/users/13255036/items/4IKPD2Q4"],"itemData":{"id":94,"type":"article-journal","abstract":"Electric Vehicles (EVs) are gaining momentum due to several factors, including the price reduction as well as the climate and environmental awareness. This paper reviews the advances of EVs regarding battery technology trends, charging methods, as well as new research challenges and open opportunities. More speciﬁcally, an analysis of the worldwide market situation of EVs and their future prospects is carried out. Given that one of the fundamental aspects in EVs is the battery, the paper presents a thorough review of the battery technologies—from the Lead-acid batteries to the Lithium-ion. Moreover, we review the different standards that are available for EVs charging process, as well as the power control and battery energy management proposals. Finally, we conclude our work by presenting our vision about what is expected in the near future within this ﬁeld, as well as the research aspects that are still open for both industry and academic communities.","container-title":"Smart Cities","DOI":"10.3390/smartcities4010022","ISSN":"2624-6511","issue":"1","journalAbbreviation":"Smart Cities","language":"en","page":"372-404","source":"DOI.org (Crossref)","title":"A Review on Electric Vehicles: Technologies and Challenges","title-short":"A Review on Electric Vehicles","volume":"4","author":[{"family":"Sanguesa","given":"Julio A."},{"family":"Torres-Sanz","given":"Vicente"},{"family":"Garrido","given":"Piedad"},{"family":"Martinez","given":"Francisco J."},{"family":"Marquez-Barja","given":"Johann M."}],"issued":{"date-parts":[["2021",3,15]]}}}],"schema":"https://github.com/citation-style-language/schema/raw/master/csl-citation.json"} </w:instrText>
      </w:r>
      <w:r>
        <w:fldChar w:fldCharType="separate"/>
      </w:r>
      <w:r w:rsidRPr="001155CF">
        <w:t>[1]</w:t>
      </w:r>
      <w:r>
        <w:fldChar w:fldCharType="end"/>
      </w:r>
      <w:r>
        <w:t xml:space="preserve">. </w:t>
      </w:r>
    </w:p>
    <w:p w14:paraId="506A6942" w14:textId="5AB8FA1E" w:rsidR="00BC03C8" w:rsidRDefault="00BC03C8" w:rsidP="001155CF">
      <w:pPr>
        <w:pStyle w:val="Akapitzlist"/>
        <w:numPr>
          <w:ilvl w:val="0"/>
          <w:numId w:val="51"/>
        </w:numPr>
      </w:pPr>
      <w:r>
        <w:rPr>
          <w:b/>
          <w:bCs/>
        </w:rPr>
        <w:t xml:space="preserve">Pojazdy hybrydowe typu plug-in </w:t>
      </w:r>
      <w:r>
        <w:t xml:space="preserve">(ang. </w:t>
      </w:r>
      <w:r w:rsidRPr="00BC03C8">
        <w:rPr>
          <w:i/>
          <w:iCs/>
        </w:rPr>
        <w:t xml:space="preserve">Plug-In </w:t>
      </w:r>
      <w:proofErr w:type="spellStart"/>
      <w:r w:rsidRPr="00BC03C8">
        <w:rPr>
          <w:i/>
          <w:iCs/>
        </w:rPr>
        <w:t>Hybrid</w:t>
      </w:r>
      <w:proofErr w:type="spellEnd"/>
      <w:r w:rsidRPr="00BC03C8">
        <w:rPr>
          <w:i/>
          <w:iCs/>
        </w:rPr>
        <w:t xml:space="preserve"> </w:t>
      </w:r>
      <w:proofErr w:type="spellStart"/>
      <w:r w:rsidRPr="00BC03C8">
        <w:rPr>
          <w:i/>
          <w:iCs/>
        </w:rPr>
        <w:t>Electric</w:t>
      </w:r>
      <w:proofErr w:type="spellEnd"/>
      <w:r w:rsidRPr="00BC03C8">
        <w:rPr>
          <w:i/>
          <w:iCs/>
        </w:rPr>
        <w:t xml:space="preserve"> </w:t>
      </w:r>
      <w:proofErr w:type="spellStart"/>
      <w:r w:rsidRPr="00BC03C8">
        <w:rPr>
          <w:i/>
          <w:iCs/>
        </w:rPr>
        <w:t>Vehicles</w:t>
      </w:r>
      <w:proofErr w:type="spellEnd"/>
      <w:r w:rsidRPr="00BC03C8">
        <w:rPr>
          <w:i/>
          <w:iCs/>
        </w:rPr>
        <w:t xml:space="preserve"> </w:t>
      </w:r>
      <w:r w:rsidR="002F6C0B">
        <w:t>-</w:t>
      </w:r>
      <w:r>
        <w:t xml:space="preserve"> </w:t>
      </w:r>
      <w:r w:rsidRPr="00BC03C8">
        <w:t>PHEV</w:t>
      </w:r>
      <w:r>
        <w:t xml:space="preserve">) </w:t>
      </w:r>
      <w:r w:rsidR="002F6C0B">
        <w:t>-</w:t>
      </w:r>
      <w:r>
        <w:t xml:space="preserve"> są to pojazdy hybrydowe napędzane konwencjonalnym silnikiem spalinowym oraz silnikiem elektrycznym, który można ładować z zewnętrznego źródła zasilania. Pojazdy PHEV mogą zmagazynować wystarczającą ilość energii elektrycznej z sieci żeby zmniejszyć zużycie paliwa w standardowych warunkach jazdy </w:t>
      </w:r>
      <w:r>
        <w:fldChar w:fldCharType="begin"/>
      </w:r>
      <w:r>
        <w:instrText xml:space="preserve"> ADDIN ZOTERO_ITEM CSL_CITATION {"citationID":"34LVAsap","properties":{"formattedCitation":"[1]","plainCitation":"[1]","noteIndex":0},"citationItems":[{"id":94,"uris":["http://zotero.org/users/13255036/items/4IKPD2Q4"],"itemData":{"id":94,"type":"article-journal","abstract":"Electric Vehicles (EVs) are gaining momentum due to several factors, including the price reduction as well as the climate and environmental awareness. This paper reviews the advances of EVs regarding battery technology trends, charging methods, as well as new research challenges and open opportunities. More speciﬁcally, an analysis of the worldwide market situation of EVs and their future prospects is carried out. Given that one of the fundamental aspects in EVs is the battery, the paper presents a thorough review of the battery technologies—from the Lead-acid batteries to the Lithium-ion. Moreover, we review the different standards that are available for EVs charging process, as well as the power control and battery energy management proposals. Finally, we conclude our work by presenting our vision about what is expected in the near future within this ﬁeld, as well as the research aspects that are still open for both industry and academic communities.","container-title":"Smart Cities","DOI":"10.3390/smartcities4010022","ISSN":"2624-6511","issue":"1","journalAbbreviation":"Smart Cities","language":"en","page":"372-404","source":"DOI.org (Crossref)","title":"A Review on Electric Vehicles: Technologies and Challenges","title-short":"A Review on Electric Vehicles","volume":"4","author":[{"family":"Sanguesa","given":"Julio A."},{"family":"Torres-Sanz","given":"Vicente"},{"family":"Garrido","given":"Piedad"},{"family":"Martinez","given":"Francisco J."},{"family":"Marquez-Barja","given":"Johann M."}],"issued":{"date-parts":[["2021",3,15]]}}}],"schema":"https://github.com/citation-style-language/schema/raw/master/csl-citation.json"} </w:instrText>
      </w:r>
      <w:r>
        <w:fldChar w:fldCharType="separate"/>
      </w:r>
      <w:r w:rsidRPr="00BC03C8">
        <w:t>[1]</w:t>
      </w:r>
      <w:r>
        <w:fldChar w:fldCharType="end"/>
      </w:r>
      <w:r>
        <w:t xml:space="preserve">. </w:t>
      </w:r>
      <w:r w:rsidR="00696D32">
        <w:t xml:space="preserve">Przykładem takiego samochodu może być </w:t>
      </w:r>
      <w:r w:rsidR="00696D32" w:rsidRPr="00696D32">
        <w:t xml:space="preserve">Mitsubishi </w:t>
      </w:r>
      <w:proofErr w:type="spellStart"/>
      <w:r w:rsidR="00696D32" w:rsidRPr="00696D32">
        <w:t>Outlande</w:t>
      </w:r>
      <w:proofErr w:type="spellEnd"/>
      <w:r w:rsidR="00696D32">
        <w:t xml:space="preserve"> </w:t>
      </w:r>
      <w:r w:rsidR="00696D32" w:rsidRPr="00696D32">
        <w:t xml:space="preserve"> PHEV</w:t>
      </w:r>
      <w:r w:rsidR="00696D32">
        <w:t xml:space="preserve"> </w:t>
      </w:r>
      <w:r w:rsidR="00696D32">
        <w:fldChar w:fldCharType="begin"/>
      </w:r>
      <w:r w:rsidR="00696D32">
        <w:instrText xml:space="preserve"> ADDIN ZOTERO_ITEM CSL_CITATION {"citationID":"15leUpnt","properties":{"formattedCitation":"[2]","plainCitation":"[2]","noteIndex":0},"citationItems":[{"id":97,"uris":["http://zotero.org/users/13255036/items/CAVQFGL2"],"itemData":{"id":97,"type":"webpage","title":"2025 Mitsubishi Outlander PHEV Hybrid SUV | Mitsubishi Motors","URL":"https://www.mitsubishicars.com/cars-and-suvs/outlander-phev","accessed":{"date-parts":[["2026",3,21]]}}}],"schema":"https://github.com/citation-style-language/schema/raw/master/csl-citation.json"} </w:instrText>
      </w:r>
      <w:r w:rsidR="00696D32">
        <w:fldChar w:fldCharType="separate"/>
      </w:r>
      <w:r w:rsidR="00696D32" w:rsidRPr="00696D32">
        <w:t>[2]</w:t>
      </w:r>
      <w:r w:rsidR="00696D32">
        <w:fldChar w:fldCharType="end"/>
      </w:r>
      <w:r w:rsidR="00696D32">
        <w:t xml:space="preserve">, który jest wyposażony w baterię o pojemności 20kWh i pozwala na przejechanie w trybie elektrycznym około 60 km. Należy jednak pamiętać, że rzeczywiste zużycie paliwa w pojazdach PHEV jest często wyższe niż deklarują to producenci </w:t>
      </w:r>
      <w:r w:rsidR="00696D32">
        <w:fldChar w:fldCharType="begin"/>
      </w:r>
      <w:r w:rsidR="00696D32">
        <w:instrText xml:space="preserve"> ADDIN ZOTERO_ITEM CSL_CITATION {"citationID":"yS9BUXGN","properties":{"formattedCitation":"[3]","plainCitation":"[3]","noteIndex":0},"citationItems":[{"id":96,"uris":["http://zotero.org/users/13255036/items/CUAMEU33"],"itemData":{"id":96,"type":"article-journal","language":"en","source":"Zotero","title":"Real-world usage of plug-in hybrid electric vehicles: Fuel consumption, electric driving, and CO2 emissions","author":[{"family":"Plötz","given":"Patrick"}]}}],"schema":"https://github.com/citation-style-language/schema/raw/master/csl-citation.json"} </w:instrText>
      </w:r>
      <w:r w:rsidR="00696D32">
        <w:fldChar w:fldCharType="separate"/>
      </w:r>
      <w:r w:rsidR="00696D32" w:rsidRPr="00696D32">
        <w:t>[3]</w:t>
      </w:r>
      <w:r w:rsidR="00696D32">
        <w:fldChar w:fldCharType="end"/>
      </w:r>
      <w:r w:rsidR="00696D32">
        <w:t>.</w:t>
      </w:r>
    </w:p>
    <w:p w14:paraId="25FDBB0D" w14:textId="716D305C" w:rsidR="00BA3512" w:rsidRDefault="00BA3512" w:rsidP="00486109">
      <w:pPr>
        <w:pStyle w:val="Akapitzlist"/>
        <w:numPr>
          <w:ilvl w:val="0"/>
          <w:numId w:val="51"/>
        </w:numPr>
      </w:pPr>
      <w:r w:rsidRPr="00BA3512">
        <w:rPr>
          <w:b/>
          <w:bCs/>
        </w:rPr>
        <w:t xml:space="preserve">Hybrydowe pojazdy elektryczne </w:t>
      </w:r>
      <w:r w:rsidR="00304A02">
        <w:t>(ang</w:t>
      </w:r>
      <w:r>
        <w:t xml:space="preserve">. </w:t>
      </w:r>
      <w:proofErr w:type="spellStart"/>
      <w:r w:rsidRPr="00BA3512">
        <w:t>Hybrid</w:t>
      </w:r>
      <w:proofErr w:type="spellEnd"/>
      <w:r w:rsidRPr="00BA3512">
        <w:t xml:space="preserve"> </w:t>
      </w:r>
      <w:proofErr w:type="spellStart"/>
      <w:r w:rsidRPr="00BA3512">
        <w:t>Electric</w:t>
      </w:r>
      <w:proofErr w:type="spellEnd"/>
      <w:r w:rsidRPr="00BA3512">
        <w:t xml:space="preserve"> </w:t>
      </w:r>
      <w:proofErr w:type="spellStart"/>
      <w:r w:rsidRPr="00BA3512">
        <w:t>Vehicles</w:t>
      </w:r>
      <w:proofErr w:type="spellEnd"/>
      <w:r w:rsidR="00304A02">
        <w:t xml:space="preserve">– </w:t>
      </w:r>
      <w:r>
        <w:t>HEV</w:t>
      </w:r>
      <w:r w:rsidR="00304A02">
        <w:t xml:space="preserve">) </w:t>
      </w:r>
      <w:r w:rsidR="002F6C0B">
        <w:t>-</w:t>
      </w:r>
      <w:r w:rsidR="00677981" w:rsidRPr="00D97D85">
        <w:t xml:space="preserve"> </w:t>
      </w:r>
      <w:r w:rsidR="007A1E5A">
        <w:t xml:space="preserve">są to pojazdy napędzane </w:t>
      </w:r>
      <w:r w:rsidRPr="00BA3512">
        <w:t xml:space="preserve">połączeniem konwencjonalnego silnika spalinowego i silnika elektrycznego. Główną różnicą w stosunku do PHEV jest to, że pojazdów HEV nie można podłączyć do zewnętrznej sieci elektrycznej. Bateria zasilająca silnik elektryczny jest ładowana dzięki energii generowanej przez silnik spalinowy oraz dzięki rekuperacji energii kinetycznej podczas hamowania. Podczas gdy Toyota </w:t>
      </w:r>
      <w:proofErr w:type="spellStart"/>
      <w:r w:rsidRPr="00BA3512">
        <w:t>Prius</w:t>
      </w:r>
      <w:proofErr w:type="spellEnd"/>
      <w:r w:rsidRPr="00BA3512">
        <w:t xml:space="preserve"> 4. generacji posiadała baterię 1,3 kWh, pozwalającą teoretycznie na zasięg do 25 km w trybie całkowicie elektrycznym, nowsze układy hybrydowe (np. w modelach Toyota Corolla Cross czy Honda </w:t>
      </w:r>
      <w:proofErr w:type="spellStart"/>
      <w:r w:rsidRPr="00BA3512">
        <w:t>Civic</w:t>
      </w:r>
      <w:proofErr w:type="spellEnd"/>
      <w:r w:rsidRPr="00BA3512">
        <w:t xml:space="preserve"> e:HEV) skupiają się na płynnym przełączaniu napędów, optymalizując zużycie paliwa w ruchu miejskim bez konieczności długotrwałej jazdy w trybie wyłącznie elektrycznym</w:t>
      </w:r>
      <w:r w:rsidR="007A1E5A">
        <w:t xml:space="preserve"> </w:t>
      </w:r>
      <w:r w:rsidR="007A1E5A">
        <w:fldChar w:fldCharType="begin"/>
      </w:r>
      <w:r w:rsidR="007A1E5A">
        <w:instrText xml:space="preserve"> ADDIN ZOTERO_ITEM CSL_CITATION {"citationID":"W9WCgGqh","properties":{"formattedCitation":"[1]","plainCitation":"[1]","noteIndex":0},"citationItems":[{"id":94,"uris":["http://zotero.org/users/13255036/items/4IKPD2Q4"],"itemData":{"id":94,"type":"article-journal","abstract":"Electric Vehicles (EVs) are gaining momentum due to several factors, including the price reduction as well as the climate and environmental awareness. This paper reviews the advances of EVs regarding battery technology trends, charging methods, as well as new research challenges and open opportunities. More speciﬁcally, an analysis of the worldwide market situation of EVs and their future prospects is carried out. Given that one of the fundamental aspects in EVs is the battery, the paper presents a thorough review of the battery technologies—from the Lead-acid batteries to the Lithium-ion. Moreover, we review the different standards that are available for EVs charging process, as well as the power control and battery energy management proposals. Finally, we conclude our work by presenting our vision about what is expected in the near future within this ﬁeld, as well as the research aspects that are still open for both industry and academic communities.","container-title":"Smart Cities","DOI":"10.3390/smartcities4010022","ISSN":"2624-6511","issue":"1","journalAbbreviation":"Smart Cities","language":"en","page":"372-404","source":"DOI.org (Crossref)","title":"A Review on Electric Vehicles: Technologies and Challenges","title-short":"A Review on Electric Vehicles","volume":"4","author":[{"family":"Sanguesa","given":"Julio A."},{"family":"Torres-Sanz","given":"Vicente"},{"family":"Garrido","given":"Piedad"},{"family":"Martinez","given":"Francisco J."},{"family":"Marquez-Barja","given":"Johann M."}],"issued":{"date-parts":[["2021",3,15]]}}}],"schema":"https://github.com/citation-style-language/schema/raw/master/csl-citation.json"} </w:instrText>
      </w:r>
      <w:r w:rsidR="007A1E5A">
        <w:fldChar w:fldCharType="separate"/>
      </w:r>
      <w:r w:rsidR="007A1E5A" w:rsidRPr="007A1E5A">
        <w:t>[1]</w:t>
      </w:r>
      <w:r w:rsidR="007A1E5A">
        <w:fldChar w:fldCharType="end"/>
      </w:r>
      <w:r w:rsidRPr="00BA3512">
        <w:t>.</w:t>
      </w:r>
    </w:p>
    <w:p w14:paraId="07FE15A4" w14:textId="6CA2747D" w:rsidR="00696D32" w:rsidRDefault="00696D32" w:rsidP="00486109">
      <w:pPr>
        <w:pStyle w:val="Akapitzlist"/>
        <w:numPr>
          <w:ilvl w:val="0"/>
          <w:numId w:val="51"/>
        </w:numPr>
      </w:pPr>
      <w:r w:rsidRPr="00BA3512">
        <w:rPr>
          <w:b/>
          <w:bCs/>
        </w:rPr>
        <w:t xml:space="preserve">Pojazdy elektryczne z ogniwami paliwowymi </w:t>
      </w:r>
      <w:r>
        <w:t xml:space="preserve">(ang. </w:t>
      </w:r>
      <w:proofErr w:type="spellStart"/>
      <w:r w:rsidRPr="00BA3512">
        <w:rPr>
          <w:i/>
          <w:iCs/>
        </w:rPr>
        <w:t>Fuel</w:t>
      </w:r>
      <w:proofErr w:type="spellEnd"/>
      <w:r w:rsidRPr="00BA3512">
        <w:rPr>
          <w:i/>
          <w:iCs/>
        </w:rPr>
        <w:t xml:space="preserve"> Cell </w:t>
      </w:r>
      <w:proofErr w:type="spellStart"/>
      <w:r w:rsidRPr="00BA3512">
        <w:rPr>
          <w:i/>
          <w:iCs/>
        </w:rPr>
        <w:t>Electric</w:t>
      </w:r>
      <w:proofErr w:type="spellEnd"/>
      <w:r w:rsidRPr="00BA3512">
        <w:rPr>
          <w:i/>
          <w:iCs/>
        </w:rPr>
        <w:t xml:space="preserve"> </w:t>
      </w:r>
      <w:proofErr w:type="spellStart"/>
      <w:r w:rsidRPr="00BA3512">
        <w:rPr>
          <w:i/>
          <w:iCs/>
        </w:rPr>
        <w:t>Vehicles</w:t>
      </w:r>
      <w:proofErr w:type="spellEnd"/>
      <w:r w:rsidRPr="00BA3512">
        <w:rPr>
          <w:i/>
          <w:iCs/>
        </w:rPr>
        <w:t xml:space="preserve">  </w:t>
      </w:r>
      <w:r w:rsidR="002F6C0B">
        <w:t>-</w:t>
      </w:r>
      <w:r>
        <w:t>FCEV)</w:t>
      </w:r>
      <w:r w:rsidR="002F6C0B">
        <w:t xml:space="preserve"> -</w:t>
      </w:r>
      <w:r>
        <w:t xml:space="preserve"> </w:t>
      </w:r>
      <w:r w:rsidRPr="00696D32">
        <w:t xml:space="preserve"> Wyposażone są w silnik elektryczny zasilany energią z reakcji sprężonego wodoru oraz tlenu pobieranego z powietrza. Jedynym produktem ubocznym tego procesu jest woda. Choć pojazdy te uznaje się za </w:t>
      </w:r>
      <w:proofErr w:type="spellStart"/>
      <w:r w:rsidRPr="00696D32">
        <w:t>bezoemisyjn</w:t>
      </w:r>
      <w:r w:rsidR="00677981">
        <w:t>e</w:t>
      </w:r>
      <w:proofErr w:type="spellEnd"/>
      <w:r w:rsidRPr="00696D32">
        <w:t>, warto podkreślić, że większość wykorzystywanego obecnie wodoru jest nadal pozyskiwana z gazu ziemnego</w:t>
      </w:r>
      <w:r w:rsidR="00677981">
        <w:t xml:space="preserve"> </w:t>
      </w:r>
      <w:r w:rsidR="00677981">
        <w:fldChar w:fldCharType="begin"/>
      </w:r>
      <w:r w:rsidR="00677981">
        <w:instrText xml:space="preserve"> ADDIN ZOTERO_ITEM CSL_CITATION {"citationID":"Lkc8WMh9","properties":{"formattedCitation":"[1]","plainCitation":"[1]","noteIndex":0},"citationItems":[{"id":94,"uris":["http://zotero.org/users/13255036/items/4IKPD2Q4"],"itemData":{"id":94,"type":"article-journal","abstract":"Electric Vehicles (EVs) are gaining momentum due to several factors, including the price reduction as well as the climate and environmental awareness. This paper reviews the advances of EVs regarding battery technology trends, charging methods, as well as new research challenges and open opportunities. More speciﬁcally, an analysis of the worldwide market situation of EVs and their future prospects is carried out. Given that one of the fundamental aspects in EVs is the battery, the paper presents a thorough review of the battery technologies—from the Lead-acid batteries to the Lithium-ion. Moreover, we review the different standards that are available for EVs charging process, as well as the power control and battery energy management proposals. Finally, we conclude our work by presenting our vision about what is expected in the near future within this ﬁeld, as well as the research aspects that are still open for both industry and academic communities.","container-title":"Smart Cities","DOI":"10.3390/smartcities4010022","ISSN":"2624-6511","issue":"1","journalAbbreviation":"Smart Cities","language":"en","page":"372-404","source":"DOI.org (Crossref)","title":"A Review on Electric Vehicles: Technologies and Challenges","title-short":"A Review on Electric Vehicles","volume":"4","author":[{"family":"Sanguesa","given":"Julio A."},{"family":"Torres-Sanz","given":"Vicente"},{"family":"Garrido","given":"Piedad"},{"family":"Martinez","given":"Francisco J."},{"family":"Marquez-Barja","given":"Johann M."}],"issued":{"date-parts":[["2021",3,15]]}}}],"schema":"https://github.com/citation-style-language/schema/raw/master/csl-citation.json"} </w:instrText>
      </w:r>
      <w:r w:rsidR="00677981">
        <w:fldChar w:fldCharType="separate"/>
      </w:r>
      <w:r w:rsidR="00677981" w:rsidRPr="00677981">
        <w:t>[1]</w:t>
      </w:r>
      <w:r w:rsidR="00677981">
        <w:fldChar w:fldCharType="end"/>
      </w:r>
      <w:r w:rsidRPr="00696D32">
        <w:t xml:space="preserve">, mimo rosnącego znaczenia tzw. zielonego wodoru. Istotnym przykładem w tej kategorii pozostaje Hyundai </w:t>
      </w:r>
      <w:proofErr w:type="spellStart"/>
      <w:r w:rsidRPr="00696D32">
        <w:t>Nexo</w:t>
      </w:r>
      <w:proofErr w:type="spellEnd"/>
      <w:r w:rsidRPr="00696D32">
        <w:t xml:space="preserve"> FCEV</w:t>
      </w:r>
      <w:r w:rsidR="00677981">
        <w:t xml:space="preserve"> </w:t>
      </w:r>
      <w:r w:rsidR="00677981">
        <w:fldChar w:fldCharType="begin"/>
      </w:r>
      <w:r w:rsidR="00677981">
        <w:instrText xml:space="preserve"> ADDIN ZOTERO_ITEM CSL_CITATION {"citationID":"PE1mNAui","properties":{"formattedCitation":"[4]","plainCitation":"[4]","noteIndex":0},"citationItems":[{"id":101,"uris":["http://zotero.org/users/13255036/items/9PYKKENG"],"itemData":{"id":101,"type":"webpage","title":"Hyundai NEXO | Zalety | Hyundai Polska","URL":"https://www.hyundai.com/pl/pl/modele/nexo.html","accessed":{"date-parts":[["2026",3,21]]}}}],"schema":"https://github.com/citation-style-language/schema/raw/master/csl-citation.json"} </w:instrText>
      </w:r>
      <w:r w:rsidR="00677981">
        <w:fldChar w:fldCharType="separate"/>
      </w:r>
      <w:r w:rsidR="00677981" w:rsidRPr="00677981">
        <w:t>[4]</w:t>
      </w:r>
      <w:r w:rsidR="00677981">
        <w:fldChar w:fldCharType="end"/>
      </w:r>
      <w:r w:rsidRPr="00696D32">
        <w:t xml:space="preserve"> , oferujący zasięg </w:t>
      </w:r>
      <w:r w:rsidR="00677981">
        <w:t>826</w:t>
      </w:r>
      <w:r w:rsidRPr="00696D32">
        <w:t xml:space="preserve"> km</w:t>
      </w:r>
      <w:r w:rsidR="00677981">
        <w:t>. Samochody tego typu posiadają również możliwość bardzo szybkiego ładowania, jednakże jest to początkująca technologia i trudno określić w jakim kierunku będzie się rozwijała.</w:t>
      </w:r>
    </w:p>
    <w:p w14:paraId="1DEE5C9C" w14:textId="509DB1D6" w:rsidR="00D97D85" w:rsidRDefault="00D97D85" w:rsidP="001155CF">
      <w:pPr>
        <w:pStyle w:val="Akapitzlist"/>
        <w:numPr>
          <w:ilvl w:val="0"/>
          <w:numId w:val="51"/>
        </w:numPr>
      </w:pPr>
      <w:r w:rsidRPr="00D97D85">
        <w:rPr>
          <w:b/>
          <w:bCs/>
        </w:rPr>
        <w:lastRenderedPageBreak/>
        <w:t xml:space="preserve">Pojazdy elektryczne o rozszerzonym zasięgu </w:t>
      </w:r>
      <w:r w:rsidR="00304A02">
        <w:t xml:space="preserve">(ang. </w:t>
      </w:r>
      <w:r w:rsidR="00BA3512" w:rsidRPr="00BA3512">
        <w:rPr>
          <w:i/>
          <w:iCs/>
        </w:rPr>
        <w:t>Extended-</w:t>
      </w:r>
      <w:proofErr w:type="spellStart"/>
      <w:r w:rsidR="00BA3512" w:rsidRPr="00BA3512">
        <w:rPr>
          <w:i/>
          <w:iCs/>
        </w:rPr>
        <w:t>range</w:t>
      </w:r>
      <w:proofErr w:type="spellEnd"/>
      <w:r w:rsidR="00BA3512" w:rsidRPr="00BA3512">
        <w:rPr>
          <w:i/>
          <w:iCs/>
        </w:rPr>
        <w:t xml:space="preserve"> </w:t>
      </w:r>
      <w:proofErr w:type="spellStart"/>
      <w:r w:rsidR="00BA3512" w:rsidRPr="00BA3512">
        <w:rPr>
          <w:i/>
          <w:iCs/>
        </w:rPr>
        <w:t>EVs</w:t>
      </w:r>
      <w:proofErr w:type="spellEnd"/>
      <w:r w:rsidR="002F6C0B">
        <w:t>-</w:t>
      </w:r>
      <w:r w:rsidR="00BA3512" w:rsidRPr="00BA3512">
        <w:t>ER-EV</w:t>
      </w:r>
      <w:r w:rsidR="00304A02">
        <w:t xml:space="preserve">) - </w:t>
      </w:r>
      <w:r w:rsidR="002F6C0B" w:rsidRPr="002F6C0B">
        <w:t xml:space="preserve">Kolejną grupę stanowią samochody, których architektura napędowa w dużej mierze pokrywa się z konstrukcją aut w pełni elektrycznych (BEV), jednak została uzupełniona o dodatkową jednostkę spalinową. W układach typu ER-EV silnik ten pełni wyłącznie funkcję pokładowego generatora prądu ładującego akumulatory i nie posiada mechanicznego połączenia z kołami napędowymi pojazdu. Przykładem powrotu do tego rozwiązania w najnowszych strategiach motoryzacyjnych są nadchodzące, nowoczesne konstrukcje BMW, takie jak planowany model iX5 </w:t>
      </w:r>
      <w:proofErr w:type="spellStart"/>
      <w:r w:rsidR="002F6C0B" w:rsidRPr="002F6C0B">
        <w:t>REx</w:t>
      </w:r>
      <w:proofErr w:type="spellEnd"/>
      <w:r w:rsidR="002F6C0B" w:rsidRPr="002F6C0B">
        <w:t xml:space="preserve"> oraz nowe pojazdy oparte na architekturze </w:t>
      </w:r>
      <w:proofErr w:type="spellStart"/>
      <w:r w:rsidR="002F6C0B" w:rsidRPr="002F6C0B">
        <w:t>Neue</w:t>
      </w:r>
      <w:proofErr w:type="spellEnd"/>
      <w:r w:rsidR="002F6C0B" w:rsidRPr="002F6C0B">
        <w:t xml:space="preserve"> </w:t>
      </w:r>
      <w:proofErr w:type="spellStart"/>
      <w:r w:rsidR="002F6C0B" w:rsidRPr="002F6C0B">
        <w:t>Klasse</w:t>
      </w:r>
      <w:proofErr w:type="spellEnd"/>
      <w:r w:rsidR="002F6C0B" w:rsidRPr="002F6C0B">
        <w:t xml:space="preserve">, gdzie producent ponownie stawia na technologię </w:t>
      </w:r>
      <w:proofErr w:type="spellStart"/>
      <w:r w:rsidR="002F6C0B" w:rsidRPr="002F6C0B">
        <w:rPr>
          <w:i/>
          <w:iCs/>
        </w:rPr>
        <w:t>range</w:t>
      </w:r>
      <w:proofErr w:type="spellEnd"/>
      <w:r w:rsidR="002F6C0B" w:rsidRPr="002F6C0B">
        <w:rPr>
          <w:i/>
          <w:iCs/>
        </w:rPr>
        <w:t xml:space="preserve"> extendera</w:t>
      </w:r>
      <w:r w:rsidR="002F6C0B" w:rsidRPr="002F6C0B">
        <w:t xml:space="preserve"> w celu znacznego wydłużenia zasięgu. Sama koncepcja ulega współcześnie dalszej ewolucji, czego rynkowym przykładem jest również Mazda MX-30 e-</w:t>
      </w:r>
      <w:proofErr w:type="spellStart"/>
      <w:r w:rsidR="002F6C0B" w:rsidRPr="002F6C0B">
        <w:t>Skyactiv</w:t>
      </w:r>
      <w:proofErr w:type="spellEnd"/>
      <w:r w:rsidR="002F6C0B" w:rsidRPr="002F6C0B">
        <w:t xml:space="preserve"> R-EV, w której do generowania energii elektrycznej w czasie jazdy zaprzęgnięto kompaktowy silnik z tłokiem obrotowym (</w:t>
      </w:r>
      <w:proofErr w:type="spellStart"/>
      <w:r w:rsidR="002F6C0B" w:rsidRPr="002F6C0B">
        <w:t>Wankla</w:t>
      </w:r>
      <w:proofErr w:type="spellEnd"/>
      <w:r w:rsidR="002F6C0B" w:rsidRPr="002F6C0B">
        <w:t>).</w:t>
      </w:r>
    </w:p>
    <w:p w14:paraId="42F5560D" w14:textId="77777777" w:rsidR="00696D32" w:rsidRDefault="00696D32" w:rsidP="00696D32">
      <w:pPr>
        <w:ind w:left="644" w:firstLine="0"/>
      </w:pPr>
    </w:p>
    <w:p w14:paraId="1541920E" w14:textId="3C44C591" w:rsidR="00A608EA" w:rsidRDefault="00A608EA" w:rsidP="00A608EA">
      <w:pPr>
        <w:pStyle w:val="Nagwek3"/>
      </w:pPr>
      <w:bookmarkStart w:id="10" w:name="_Toc224994739"/>
      <w:r w:rsidRPr="00A608EA">
        <w:t>Technologie magazynowania energii</w:t>
      </w:r>
      <w:bookmarkEnd w:id="10"/>
    </w:p>
    <w:p w14:paraId="5AC61842" w14:textId="6519A53E" w:rsidR="00A608EA" w:rsidRDefault="00A608EA" w:rsidP="00A608EA">
      <w:pPr>
        <w:pStyle w:val="Nagwek3"/>
      </w:pPr>
      <w:bookmarkStart w:id="11" w:name="_Toc224994740"/>
      <w:r w:rsidRPr="00A608EA">
        <w:t>Standardy i parametry ładowania pojazdów</w:t>
      </w:r>
      <w:bookmarkEnd w:id="11"/>
    </w:p>
    <w:p w14:paraId="77110C19" w14:textId="0F4DDAAE" w:rsidR="00647285" w:rsidRDefault="00647285" w:rsidP="00647285">
      <w:r>
        <w:t>Wraz z dynamicznym rozwojem elektromobilności nastąpiło również ujednolicenie nazewnictwa elementów infrastruktury ładowania. Zgodnie z wytycznymi</w:t>
      </w:r>
      <w:r w:rsidR="00103BA8">
        <w:t xml:space="preserve"> </w:t>
      </w:r>
      <w:r w:rsidR="00103BA8" w:rsidRPr="00103BA8">
        <w:t>unijne</w:t>
      </w:r>
      <w:r w:rsidR="00103BA8">
        <w:t>go</w:t>
      </w:r>
      <w:r w:rsidR="00103BA8" w:rsidRPr="00103BA8">
        <w:t xml:space="preserve"> rozporządzeni</w:t>
      </w:r>
      <w:r w:rsidR="00103BA8">
        <w:t>a</w:t>
      </w:r>
      <w:r w:rsidR="00103BA8" w:rsidRPr="00103BA8">
        <w:t xml:space="preserve"> </w:t>
      </w:r>
      <w:proofErr w:type="spellStart"/>
      <w:r w:rsidR="00103BA8" w:rsidRPr="00103BA8">
        <w:t>ws</w:t>
      </w:r>
      <w:proofErr w:type="spellEnd"/>
      <w:r w:rsidR="00103BA8" w:rsidRPr="00103BA8">
        <w:t>. rozwoju infrastruktury paliw alternatywnych (AFIR)</w:t>
      </w:r>
      <w:r w:rsidR="00103BA8">
        <w:t xml:space="preserve"> </w:t>
      </w:r>
      <w:r>
        <w:fldChar w:fldCharType="begin"/>
      </w:r>
      <w:r>
        <w:instrText xml:space="preserve"> ADDIN ZOTERO_ITEM CSL_CITATION {"citationID":"cfELUqBl","properties":{"formattedCitation":"[5]","plainCitation":"[5]","noteIndex":0},"citationItems":[{"id":111,"uris":["http://zotero.org/users/13255036/items/XYLRKT65"],"itemData":{"id":111,"type":"article-journal","language":"en","source":"Zotero","title":"Regulation - 2023/1804 - EN - EUR-Lex"}}],"schema":"https://github.com/citation-style-language/schema/raw/master/csl-citation.json"} </w:instrText>
      </w:r>
      <w:r>
        <w:fldChar w:fldCharType="separate"/>
      </w:r>
      <w:r w:rsidRPr="00647285">
        <w:t>[5]</w:t>
      </w:r>
      <w:r>
        <w:fldChar w:fldCharType="end"/>
      </w:r>
      <w:r>
        <w:t xml:space="preserve"> oraz normami technicznymi, infrastrukturę można podzielić na następujące poziomy:</w:t>
      </w:r>
    </w:p>
    <w:p w14:paraId="40B3B1CA" w14:textId="327E14DC" w:rsidR="004D276E" w:rsidRDefault="004D276E" w:rsidP="004D276E">
      <w:pPr>
        <w:pStyle w:val="Akapitzlist"/>
        <w:numPr>
          <w:ilvl w:val="0"/>
          <w:numId w:val="53"/>
        </w:numPr>
      </w:pPr>
      <w:r w:rsidRPr="00FD1439">
        <w:rPr>
          <w:b/>
          <w:bCs/>
        </w:rPr>
        <w:t>Strefa ładowania</w:t>
      </w:r>
      <w:r>
        <w:t xml:space="preserve"> (ang. </w:t>
      </w:r>
      <w:proofErr w:type="spellStart"/>
      <w:r>
        <w:t>Charging</w:t>
      </w:r>
      <w:proofErr w:type="spellEnd"/>
      <w:r>
        <w:t xml:space="preserve"> </w:t>
      </w:r>
      <w:proofErr w:type="spellStart"/>
      <w:r>
        <w:t>pool</w:t>
      </w:r>
      <w:proofErr w:type="spellEnd"/>
      <w:r>
        <w:t xml:space="preserve">) </w:t>
      </w:r>
      <w:r w:rsidR="00FD1439">
        <w:t>-</w:t>
      </w:r>
      <w:r>
        <w:t xml:space="preserve"> obejmuje </w:t>
      </w:r>
      <w:r w:rsidRPr="004D276E">
        <w:t>jedną lub więcej stacji ładowania w danej lokalizacji wraz z przylegającymi do nich dedykowanymi miejscami parkingowymi. Cała strefa jest obsługiwana przez jednego operatora w jednym miejscu i posiada określone współrzędne GPS.</w:t>
      </w:r>
      <w:r>
        <w:t xml:space="preserve"> </w:t>
      </w:r>
    </w:p>
    <w:p w14:paraId="5B7DCA34" w14:textId="3587ACAC" w:rsidR="00FD1439" w:rsidRDefault="00FD1439" w:rsidP="004D276E">
      <w:pPr>
        <w:pStyle w:val="Akapitzlist"/>
        <w:numPr>
          <w:ilvl w:val="0"/>
          <w:numId w:val="53"/>
        </w:numPr>
      </w:pPr>
      <w:r w:rsidRPr="00FD1439">
        <w:rPr>
          <w:b/>
          <w:bCs/>
        </w:rPr>
        <w:t>Stacja ładowania</w:t>
      </w:r>
      <w:r w:rsidRPr="00FD1439">
        <w:t xml:space="preserve"> (</w:t>
      </w:r>
      <w:r>
        <w:t xml:space="preserve">ang. </w:t>
      </w:r>
      <w:proofErr w:type="spellStart"/>
      <w:r w:rsidRPr="00FD1439">
        <w:t>Charging</w:t>
      </w:r>
      <w:proofErr w:type="spellEnd"/>
      <w:r w:rsidRPr="00FD1439">
        <w:t xml:space="preserve"> </w:t>
      </w:r>
      <w:proofErr w:type="spellStart"/>
      <w:r w:rsidRPr="00FD1439">
        <w:t>station</w:t>
      </w:r>
      <w:proofErr w:type="spellEnd"/>
      <w:r w:rsidRPr="00FD1439">
        <w:t>)</w:t>
      </w:r>
      <w:r>
        <w:t xml:space="preserve"> -</w:t>
      </w:r>
      <w:r w:rsidRPr="00FD1439">
        <w:t xml:space="preserve"> Fizyczna instalacja obejmująca jeden lub więcej punktów ładowania. Posiada wspólny interfejs identyfikacji użytkownika (np. czytniki RFID, przyciski, ekrany lub systemy automatycznej identyfikacji "Plug &amp; </w:t>
      </w:r>
      <w:proofErr w:type="spellStart"/>
      <w:r w:rsidRPr="00FD1439">
        <w:t>Charge</w:t>
      </w:r>
      <w:proofErr w:type="spellEnd"/>
      <w:r w:rsidRPr="00FD1439">
        <w:t>")</w:t>
      </w:r>
      <w:r>
        <w:t xml:space="preserve"> </w:t>
      </w:r>
      <w:r>
        <w:fldChar w:fldCharType="begin"/>
      </w:r>
      <w:r>
        <w:instrText xml:space="preserve"> ADDIN ZOTERO_ITEM CSL_CITATION {"citationID":"RVzroCIP","properties":{"formattedCitation":"[6]","plainCitation":"[6]","noteIndex":0},"citationItems":[{"id":106,"uris":["http://zotero.org/users/13255036/items/Y29EFUL7"],"itemData":{"id":106,"type":"webpage","title":"Recharging systems | European Alternative Fuels Observatory","URL":"https://alternative-fuels-observatory.ec.europa.eu/general-information/recharging-systems","accessed":{"date-parts":[["2026",3,22]]}}}],"schema":"https://github.com/citation-style-language/schema/raw/master/csl-citation.json"} </w:instrText>
      </w:r>
      <w:r>
        <w:fldChar w:fldCharType="separate"/>
      </w:r>
      <w:r w:rsidRPr="00FD1439">
        <w:t>[6]</w:t>
      </w:r>
      <w:r>
        <w:fldChar w:fldCharType="end"/>
      </w:r>
      <w:r w:rsidRPr="00FD1439">
        <w:t>.</w:t>
      </w:r>
    </w:p>
    <w:p w14:paraId="2609FA3C" w14:textId="3121BBB1" w:rsidR="00FD1439" w:rsidRDefault="00FD1439" w:rsidP="004D276E">
      <w:pPr>
        <w:pStyle w:val="Akapitzlist"/>
        <w:numPr>
          <w:ilvl w:val="0"/>
          <w:numId w:val="53"/>
        </w:numPr>
      </w:pPr>
      <w:r w:rsidRPr="00FD1439">
        <w:rPr>
          <w:b/>
          <w:bCs/>
        </w:rPr>
        <w:t xml:space="preserve">Punkt ładowania </w:t>
      </w:r>
      <w:r w:rsidRPr="00FD1439">
        <w:t>(</w:t>
      </w:r>
      <w:r>
        <w:t xml:space="preserve">ang. </w:t>
      </w:r>
      <w:proofErr w:type="spellStart"/>
      <w:r w:rsidRPr="00FD1439">
        <w:t>Charging</w:t>
      </w:r>
      <w:proofErr w:type="spellEnd"/>
      <w:r w:rsidRPr="00FD1439">
        <w:t xml:space="preserve"> </w:t>
      </w:r>
      <w:r>
        <w:t>point</w:t>
      </w:r>
      <w:r w:rsidRPr="00FD1439">
        <w:t>)</w:t>
      </w:r>
      <w:r>
        <w:t xml:space="preserve"> -</w:t>
      </w:r>
      <w:r w:rsidRPr="00FD1439">
        <w:t xml:space="preserve"> Interfejs pozwalający na dostarczenie energii elektrycznej do tylko jednego pojazdu w danym czasie. Może posiadać kilka różnych złączy, jednak w danym momencie prąd może płynąć tylko przez jedno z nich. Liczba punktów ładowania na stacji odpowiada liczbie dedykowanych miejsc parkingowych.</w:t>
      </w:r>
    </w:p>
    <w:p w14:paraId="04F56DA6" w14:textId="4FE2CFFF" w:rsidR="00AD7025" w:rsidRDefault="00420F9D" w:rsidP="00AD7025">
      <w:pPr>
        <w:pStyle w:val="Akapitzlist"/>
        <w:numPr>
          <w:ilvl w:val="0"/>
          <w:numId w:val="53"/>
        </w:numPr>
      </w:pPr>
      <w:r w:rsidRPr="00420F9D">
        <w:rPr>
          <w:b/>
          <w:bCs/>
        </w:rPr>
        <w:t>Złącze</w:t>
      </w:r>
      <w:r w:rsidRPr="00420F9D">
        <w:t xml:space="preserve"> </w:t>
      </w:r>
      <w:r w:rsidRPr="00FD1439">
        <w:t>(</w:t>
      </w:r>
      <w:r>
        <w:t>ang. Connector</w:t>
      </w:r>
      <w:r w:rsidRPr="00FD1439">
        <w:t>)</w:t>
      </w:r>
      <w:r w:rsidRPr="00420F9D">
        <w:t>: Fizyczny interfejs łączący punkt ładowania z pojazdem. Może to być wtyczka na kablu, wtyczka zintegrowana ze stacją (typowe dla szybkiego ładowania), płyta indukcyjna lub pantograf.</w:t>
      </w:r>
    </w:p>
    <w:p w14:paraId="7CC0FD93" w14:textId="77777777" w:rsidR="00D12D16" w:rsidRDefault="00D12D16" w:rsidP="00D12D16">
      <w:pPr>
        <w:ind w:left="284" w:firstLine="0"/>
      </w:pPr>
    </w:p>
    <w:p w14:paraId="16E146FE" w14:textId="1D626A4B" w:rsidR="00D12D16" w:rsidRDefault="00D12D16" w:rsidP="00D12D16">
      <w:r w:rsidRPr="00D12D16">
        <w:t>Schemat hierarchii został przedstawiony na</w:t>
      </w:r>
      <w:r>
        <w:t xml:space="preserve"> </w:t>
      </w:r>
      <w:r>
        <w:fldChar w:fldCharType="begin"/>
      </w:r>
      <w:r>
        <w:instrText xml:space="preserve"> REF _Ref225090191 \h </w:instrText>
      </w:r>
      <w:r>
        <w:fldChar w:fldCharType="separate"/>
      </w:r>
      <w:r>
        <w:t xml:space="preserve">Rys. 2. </w:t>
      </w:r>
      <w:r>
        <w:rPr>
          <w:noProof/>
        </w:rPr>
        <w:t>1</w:t>
      </w:r>
      <w:r>
        <w:fldChar w:fldCharType="end"/>
      </w:r>
      <w:r w:rsidRPr="00D12D16">
        <w:t xml:space="preserve"> i pokazuje minimalne wymagania konstrukcyjne. ładowania musi składać się z co najmniej jednej stacji ładowania, jednego punktu ładowania i jednego złącza. W podanym na schemacie przykładzie zilustrowano rozbudowaną strukturę, która łącznie zawiera 1 strefę ładowania, w skład której wchodzą 3 stacje ładowania, 6 punktów ładowania oraz 12 złączy.</w:t>
      </w:r>
    </w:p>
    <w:p w14:paraId="788B6AD5" w14:textId="77777777" w:rsidR="0069078E" w:rsidRDefault="0069078E" w:rsidP="00B60AD9">
      <w:pPr>
        <w:ind w:firstLine="0"/>
      </w:pPr>
    </w:p>
    <w:p w14:paraId="1F061169" w14:textId="3A5DED76" w:rsidR="00B60AD9" w:rsidRDefault="00B60AD9" w:rsidP="00B60AD9">
      <w:pPr>
        <w:ind w:firstLine="0"/>
      </w:pPr>
      <w:r w:rsidRPr="00B60AD9">
        <w:t>.</w:t>
      </w:r>
    </w:p>
    <w:p w14:paraId="53213C6F" w14:textId="713DFAA4" w:rsidR="00D12D16" w:rsidRPr="00D12D16" w:rsidRDefault="00D12D16" w:rsidP="00D12D16"/>
    <w:p w14:paraId="6FA1FD5E" w14:textId="77777777" w:rsidR="003146BA" w:rsidRDefault="003146BA" w:rsidP="003146BA">
      <w:pPr>
        <w:ind w:left="644" w:firstLine="0"/>
      </w:pPr>
    </w:p>
    <w:p w14:paraId="45ADEE78" w14:textId="77777777" w:rsidR="00074DB7" w:rsidRDefault="003029DB" w:rsidP="00990621">
      <w:pPr>
        <w:keepNext/>
        <w:jc w:val="center"/>
      </w:pPr>
      <w:r>
        <w:rPr>
          <w:noProof/>
        </w:rPr>
        <w:drawing>
          <wp:inline distT="0" distB="0" distL="0" distR="0" wp14:anchorId="03D52BDD" wp14:editId="4447A48D">
            <wp:extent cx="2957195" cy="3728720"/>
            <wp:effectExtent l="0" t="0" r="0" b="5080"/>
            <wp:docPr id="1476835950"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57195" cy="3728720"/>
                    </a:xfrm>
                    <a:prstGeom prst="rect">
                      <a:avLst/>
                    </a:prstGeom>
                    <a:noFill/>
                    <a:ln>
                      <a:noFill/>
                    </a:ln>
                  </pic:spPr>
                </pic:pic>
              </a:graphicData>
            </a:graphic>
          </wp:inline>
        </w:drawing>
      </w:r>
    </w:p>
    <w:p w14:paraId="4F887F00" w14:textId="0BD9CBC3" w:rsidR="00074DB7" w:rsidRDefault="00074DB7" w:rsidP="00074DB7">
      <w:pPr>
        <w:pStyle w:val="Legenda"/>
        <w:jc w:val="center"/>
      </w:pPr>
      <w:bookmarkStart w:id="12" w:name="_Toc225272373"/>
      <w:r>
        <w:t xml:space="preserve">Rys. 2. </w:t>
      </w:r>
      <w:r>
        <w:fldChar w:fldCharType="begin"/>
      </w:r>
      <w:r>
        <w:instrText xml:space="preserve"> SEQ Rys._2. \* ARABIC </w:instrText>
      </w:r>
      <w:r>
        <w:fldChar w:fldCharType="separate"/>
      </w:r>
      <w:r w:rsidR="00E67B3E">
        <w:rPr>
          <w:noProof/>
        </w:rPr>
        <w:t>1</w:t>
      </w:r>
      <w:r>
        <w:fldChar w:fldCharType="end"/>
      </w:r>
      <w:r>
        <w:t xml:space="preserve"> </w:t>
      </w:r>
      <w:r w:rsidRPr="002E7F63">
        <w:t>Schemat hierarchii infrastruktury ładowania pojazdów elektrycznych. Opracowanie własne na podstawie</w:t>
      </w:r>
      <w:r>
        <w:t xml:space="preserve"> </w:t>
      </w:r>
      <w:r>
        <w:fldChar w:fldCharType="begin"/>
      </w:r>
      <w:r>
        <w:instrText xml:space="preserve"> ADDIN ZOTERO_ITEM CSL_CITATION {"citationID":"EMaavBzl","properties":{"formattedCitation":"[6]","plainCitation":"[6]","noteIndex":0},"citationItems":[{"id":106,"uris":["http://zotero.org/users/13255036/items/Y29EFUL7"],"itemData":{"id":106,"type":"webpage","title":"Recharging systems | European Alternative Fuels Observatory","URL":"https://alternative-fuels-observatory.ec.europa.eu/general-information/recharging-systems","accessed":{"date-parts":[["2026",3,22]]}}}],"schema":"https://github.com/citation-style-language/schema/raw/master/csl-citation.json"} </w:instrText>
      </w:r>
      <w:r>
        <w:fldChar w:fldCharType="separate"/>
      </w:r>
      <w:r w:rsidRPr="002E7F63">
        <w:t>[6]</w:t>
      </w:r>
      <w:r>
        <w:fldChar w:fldCharType="end"/>
      </w:r>
      <w:r>
        <w:t>.</w:t>
      </w:r>
      <w:bookmarkEnd w:id="12"/>
    </w:p>
    <w:p w14:paraId="207E8020" w14:textId="77777777" w:rsidR="00DA40A1" w:rsidRDefault="00DA40A1" w:rsidP="00DA40A1">
      <w:r>
        <w:t>Sieć elektroenergetyczna dostarcza prąd przemienny (AC), podczas gdy bateria pojazdu elektrycznego do zmagazynowania energii wymaga prądu stałego (DC). Miejsce umieszczenia przekształtnika ustala ostateczny rodzaj ładowania:</w:t>
      </w:r>
    </w:p>
    <w:p w14:paraId="30061AE7" w14:textId="77777777" w:rsidR="00DA40A1" w:rsidRDefault="00DA40A1" w:rsidP="00DA40A1">
      <w:pPr>
        <w:pStyle w:val="Akapitzlist"/>
        <w:numPr>
          <w:ilvl w:val="0"/>
          <w:numId w:val="54"/>
        </w:numPr>
      </w:pPr>
      <w:r w:rsidRPr="00B60AD9">
        <w:rPr>
          <w:b/>
          <w:bCs/>
        </w:rPr>
        <w:t>Ładowanie prądem przemiennym (AC)</w:t>
      </w:r>
      <w:r w:rsidRPr="00B60AD9">
        <w:t>: Konwersja prądu z AC na DC odbywa się wewnątrz pojazdu. Moc ładowania jest tu fizycznie ograniczona wydajnością pokładowego konwertera wbudowanego w dany model samochodu</w:t>
      </w:r>
    </w:p>
    <w:p w14:paraId="7542CA22" w14:textId="77777777" w:rsidR="00DA40A1" w:rsidRDefault="00DA40A1" w:rsidP="00DA40A1">
      <w:pPr>
        <w:pStyle w:val="Akapitzlist"/>
        <w:numPr>
          <w:ilvl w:val="0"/>
          <w:numId w:val="54"/>
        </w:numPr>
      </w:pPr>
      <w:r w:rsidRPr="00B60AD9">
        <w:rPr>
          <w:b/>
          <w:bCs/>
        </w:rPr>
        <w:t>Ładowanie prądem stałym (DC)</w:t>
      </w:r>
      <w:r w:rsidRPr="00B60AD9">
        <w:t xml:space="preserve">: Konwersja z AC na DC ma miejsce poza pojazdem, w samej stacji ładowania. Stacja ma bezpośredni kontakt z baterią pojazdu , co umożliwia transfer energii z dużą mocą, często przekraczającą 22 </w:t>
      </w:r>
      <w:proofErr w:type="spellStart"/>
      <w:r w:rsidRPr="00B60AD9">
        <w:t>kW</w:t>
      </w:r>
      <w:r>
        <w:t>.</w:t>
      </w:r>
      <w:proofErr w:type="spellEnd"/>
    </w:p>
    <w:p w14:paraId="1E517FBA" w14:textId="77777777" w:rsidR="00DA40A1" w:rsidRDefault="00DA40A1" w:rsidP="00DA40A1"/>
    <w:p w14:paraId="379DC256" w14:textId="77777777" w:rsidR="00DA40A1" w:rsidRDefault="00DA40A1" w:rsidP="00DA40A1">
      <w:r w:rsidRPr="0069078E">
        <w:t xml:space="preserve">Pojęcie </w:t>
      </w:r>
      <w:r>
        <w:t>trybu</w:t>
      </w:r>
      <w:r w:rsidRPr="0069078E">
        <w:t xml:space="preserve"> odnosi się do zastosowanej technologii ładowania, obejmującej przepustowość, komunikację oraz kwestie bezpieczeństwa. Wyróżnia się cztery podstawowe tryby</w:t>
      </w:r>
      <w:r>
        <w:t xml:space="preserve"> </w:t>
      </w:r>
      <w:r>
        <w:fldChar w:fldCharType="begin"/>
      </w:r>
      <w:r>
        <w:instrText xml:space="preserve"> ADDIN ZOTERO_ITEM CSL_CITATION {"citationID":"tTHVm2o1","properties":{"formattedCitation":"[7]","plainCitation":"[7]","noteIndex":0},"citationItems":[{"id":112,"uris":["http://zotero.org/users/13255036/items/6KZUPJKM"],"itemData":{"id":112,"type":"document","title":"Electric Vehicle Charging - Definitions and Explanation - january 2019_0.pdf"}}],"schema":"https://github.com/citation-style-language/schema/raw/master/csl-citation.json"} </w:instrText>
      </w:r>
      <w:r>
        <w:fldChar w:fldCharType="separate"/>
      </w:r>
      <w:r w:rsidRPr="0069078E">
        <w:t>[7]</w:t>
      </w:r>
      <w:r>
        <w:fldChar w:fldCharType="end"/>
      </w:r>
      <w:r w:rsidRPr="0069078E">
        <w:t>:</w:t>
      </w:r>
    </w:p>
    <w:p w14:paraId="3A3526D3" w14:textId="77777777" w:rsidR="00DA40A1" w:rsidRDefault="00DA40A1" w:rsidP="00DA40A1">
      <w:pPr>
        <w:pStyle w:val="Akapitzlist"/>
        <w:numPr>
          <w:ilvl w:val="0"/>
          <w:numId w:val="55"/>
        </w:numPr>
      </w:pPr>
      <w:r w:rsidRPr="0069078E">
        <w:rPr>
          <w:b/>
          <w:bCs/>
        </w:rPr>
        <w:t>Tryb 1:</w:t>
      </w:r>
      <w:r w:rsidRPr="0069078E">
        <w:t xml:space="preserve"> Ładowanie z tradycyjnego gniazdka 230 V (AC). Z uwagi na brak komunikacji z pojazdem, a tym samym niższy poziom bezpieczeństwa, moc jest w tym wypadku ograniczona normami do maksymalnie 2,3 kW (jednofazowo, 10A).</w:t>
      </w:r>
    </w:p>
    <w:p w14:paraId="241F2E5E" w14:textId="77777777" w:rsidR="00DA40A1" w:rsidRDefault="00DA40A1" w:rsidP="00DA40A1">
      <w:pPr>
        <w:pStyle w:val="Akapitzlist"/>
        <w:numPr>
          <w:ilvl w:val="0"/>
          <w:numId w:val="55"/>
        </w:numPr>
      </w:pPr>
      <w:r w:rsidRPr="00DA40A1">
        <w:rPr>
          <w:b/>
          <w:bCs/>
        </w:rPr>
        <w:t>Tryb 2</w:t>
      </w:r>
      <w:r w:rsidRPr="00DA40A1">
        <w:t>: Ładowanie za pomocą kabla wyposażonego w zintegrowany moduł kontrolny ICCB (In-Cable Control Box). Maksymalna dostarczana moc w tym trybie może wynosić do 7,4 kW (przy 32A jednofazowo) lub 22 kW (przy 32A trójfazowo).</w:t>
      </w:r>
    </w:p>
    <w:p w14:paraId="5B428B16" w14:textId="77777777" w:rsidR="00DA40A1" w:rsidRDefault="00DA40A1" w:rsidP="00DA40A1">
      <w:pPr>
        <w:pStyle w:val="Akapitzlist"/>
        <w:numPr>
          <w:ilvl w:val="0"/>
          <w:numId w:val="55"/>
        </w:numPr>
      </w:pPr>
      <w:r w:rsidRPr="00DA40A1">
        <w:rPr>
          <w:b/>
          <w:bCs/>
        </w:rPr>
        <w:t>Tryb 3</w:t>
      </w:r>
      <w:r w:rsidRPr="00DA40A1">
        <w:t xml:space="preserve">: Standardowe ładowanie AC, w którym odpowiednia moc jest dobierana na podstawie bezpośredniej komunikacji między stacją a pojazdem. Publiczne stacje w tym trybie oferują najczęściej moc rzędu 11 kW, 22 kW, a sporadycznie 43 </w:t>
      </w:r>
      <w:proofErr w:type="spellStart"/>
      <w:r w:rsidRPr="00DA40A1">
        <w:t>kW.</w:t>
      </w:r>
      <w:proofErr w:type="spellEnd"/>
      <w:r w:rsidRPr="00DA40A1">
        <w:t xml:space="preserve"> W trybach 1–3 konwersja prądu zachodzi zawsze w pojeździe.</w:t>
      </w:r>
    </w:p>
    <w:p w14:paraId="2FBDC4CE" w14:textId="70B2BB3C" w:rsidR="005817E0" w:rsidRDefault="00DA40A1" w:rsidP="005817E0">
      <w:pPr>
        <w:pStyle w:val="Akapitzlist"/>
        <w:numPr>
          <w:ilvl w:val="0"/>
          <w:numId w:val="55"/>
        </w:numPr>
      </w:pPr>
      <w:r w:rsidRPr="00DA40A1">
        <w:rPr>
          <w:b/>
          <w:bCs/>
        </w:rPr>
        <w:lastRenderedPageBreak/>
        <w:t>Tryb 4</w:t>
      </w:r>
      <w:r w:rsidRPr="00DA40A1">
        <w:t>: Ładowanie prądem stałym (DC), stosowane przede wszystkim w stacjach szybkiego ładowania. Konwersja prądu z AC na DC zachodzi w samej stacji, co pozwala ominąć pokładowy konwerter w pojeździe. Kabel jest zintegrowany ze stacją na stałe. Dostarczana moc wynosi tu zazwyczaj od 50 kW do 175 kW, przy czym stale rozwijane są urządzenia o wyższych przepustowościach.</w:t>
      </w:r>
    </w:p>
    <w:p w14:paraId="2778D4E9" w14:textId="77777777" w:rsidR="005817E0" w:rsidRDefault="005817E0" w:rsidP="005817E0">
      <w:pPr>
        <w:ind w:left="284" w:firstLine="0"/>
      </w:pPr>
    </w:p>
    <w:p w14:paraId="5D96E8BF" w14:textId="6167B1A6" w:rsidR="005817E0" w:rsidRDefault="005817E0" w:rsidP="005817E0">
      <w:r>
        <w:t>Szczegółowy podział punktów ładowania ze względu na maksymalną moc wyjściową oraz rodzaj dostarczanego prądu</w:t>
      </w:r>
      <w:r w:rsidR="0015782E">
        <w:t xml:space="preserve"> przedstawia</w:t>
      </w:r>
      <w:r>
        <w:t xml:space="preserve"> </w:t>
      </w:r>
      <w:r w:rsidR="0015782E">
        <w:fldChar w:fldCharType="begin"/>
      </w:r>
      <w:r w:rsidR="0015782E">
        <w:instrText xml:space="preserve"> REF _Ref225100271 \h </w:instrText>
      </w:r>
      <w:r w:rsidR="0015782E">
        <w:fldChar w:fldCharType="separate"/>
      </w:r>
      <w:r w:rsidR="0015782E">
        <w:t xml:space="preserve">Tabela </w:t>
      </w:r>
      <w:r w:rsidR="0015782E">
        <w:rPr>
          <w:noProof/>
        </w:rPr>
        <w:t>2</w:t>
      </w:r>
      <w:r w:rsidR="0015782E">
        <w:t>.</w:t>
      </w:r>
      <w:r w:rsidR="0015782E">
        <w:rPr>
          <w:noProof/>
        </w:rPr>
        <w:t>1</w:t>
      </w:r>
      <w:r w:rsidR="0015782E">
        <w:fldChar w:fldCharType="end"/>
      </w:r>
      <w:r>
        <w:t>. Zgodnie z wytycznymi unijnego rozporządzenia AFIR, urządzenia ładujące klasyfikuje się w dwóch głównych kategoriach, ściśle powiązanych z opisanymi wyżej sposobami konwersji energii.</w:t>
      </w:r>
    </w:p>
    <w:p w14:paraId="2F0F7975" w14:textId="1AE981BE" w:rsidR="005817E0" w:rsidRDefault="005817E0" w:rsidP="005817E0">
      <w:r w:rsidRPr="005817E0">
        <w:t>Kategoria 1 odnosi się do punktów ładowania prądem przemiennym (AC), określanych powszechnie jako punkty normalnej mocy. Obejmuje ona jednofazowe urządzenia wolne (o mocy poniżej 7,4 kW) oraz trójfazowe urządzenia średnio</w:t>
      </w:r>
      <w:r>
        <w:t>-</w:t>
      </w:r>
      <w:r w:rsidRPr="005817E0">
        <w:t xml:space="preserve">szybkie (od 7,4 kW do 22 kW) i szybkie (powyżej 22 kW). Z kolei Kategoria 2 dotyczy stacji wykorzystujących prąd stały (DC), definiowanych w przepisach jako punkty dużej mocy. W tej grupie rozróżnia się stacje wolne (poniżej 50 kW), szybkie (od 50 kW do poniżej 150 kW) oraz dwa poziomy urządzeń ultraszybkich: Poziom 1 (od 150 kW do poniżej 350 kW) i Poziom 2 (generujące moc równą 350 kW lub wyższą). Taka klasyfikacja umożliwia precyzyjne określenie wydajności poszczególnych stacji oraz ułatwia planowanie i standaryzację europejskiej infrastruktury </w:t>
      </w:r>
      <w:r>
        <w:t>elektromobilności</w:t>
      </w:r>
      <w:r w:rsidRPr="005817E0">
        <w:t>.</w:t>
      </w:r>
    </w:p>
    <w:p w14:paraId="4F683C8B" w14:textId="16B017C4" w:rsidR="003D3245" w:rsidRDefault="003D3245" w:rsidP="003D3245">
      <w:pPr>
        <w:pStyle w:val="Legenda"/>
      </w:pPr>
      <w:bookmarkStart w:id="13" w:name="_Ref225100271"/>
      <w:bookmarkStart w:id="14" w:name="_Toc225100630"/>
      <w:r>
        <w:t xml:space="preserve">Tabela </w:t>
      </w:r>
      <w:r>
        <w:fldChar w:fldCharType="begin"/>
      </w:r>
      <w:r>
        <w:instrText xml:space="preserve"> STYLEREF 1 \s </w:instrText>
      </w:r>
      <w:r>
        <w:fldChar w:fldCharType="separate"/>
      </w:r>
      <w:r>
        <w:rPr>
          <w:noProof/>
        </w:rPr>
        <w:t>2</w:t>
      </w:r>
      <w:r>
        <w:fldChar w:fldCharType="end"/>
      </w:r>
      <w:r>
        <w:t>.</w:t>
      </w:r>
      <w:r>
        <w:fldChar w:fldCharType="begin"/>
      </w:r>
      <w:r>
        <w:instrText xml:space="preserve"> SEQ Tabela \* ARABIC \s 1 </w:instrText>
      </w:r>
      <w:r>
        <w:fldChar w:fldCharType="separate"/>
      </w:r>
      <w:r>
        <w:rPr>
          <w:noProof/>
        </w:rPr>
        <w:t>1</w:t>
      </w:r>
      <w:r>
        <w:fldChar w:fldCharType="end"/>
      </w:r>
      <w:bookmarkEnd w:id="13"/>
      <w:r>
        <w:t xml:space="preserve"> </w:t>
      </w:r>
      <w:r w:rsidRPr="003D3245">
        <w:t>Kategorie punktów ładowania pojazdów elektrycznych na podstawie mocy wyjściowej zgodnie z rozporządzeniem AFIR. Opracowanie własne na podstawie</w:t>
      </w:r>
      <w:r>
        <w:t xml:space="preserve"> </w:t>
      </w:r>
      <w:r>
        <w:fldChar w:fldCharType="begin"/>
      </w:r>
      <w:r>
        <w:instrText xml:space="preserve"> ADDIN ZOTERO_ITEM CSL_CITATION {"citationID":"1V2FsCyw","properties":{"formattedCitation":"[6]","plainCitation":"[6]","noteIndex":0},"citationItems":[{"id":106,"uris":["http://zotero.org/users/13255036/items/Y29EFUL7"],"itemData":{"id":106,"type":"webpage","title":"Recharging systems | European Alternative Fuels Observatory","URL":"https://alternative-fuels-observatory.ec.europa.eu/general-information/recharging-systems","accessed":{"date-parts":[["2026",3,22]]}}}],"schema":"https://github.com/citation-style-language/schema/raw/master/csl-citation.json"} </w:instrText>
      </w:r>
      <w:r>
        <w:fldChar w:fldCharType="separate"/>
      </w:r>
      <w:r w:rsidRPr="003D3245">
        <w:t>[6]</w:t>
      </w:r>
      <w:bookmarkEnd w:id="14"/>
      <w:r>
        <w:fldChar w:fldCharType="end"/>
      </w:r>
    </w:p>
    <w:tbl>
      <w:tblPr>
        <w:tblW w:w="9440" w:type="dxa"/>
        <w:tblCellMar>
          <w:left w:w="70" w:type="dxa"/>
          <w:right w:w="70" w:type="dxa"/>
        </w:tblCellMar>
        <w:tblLook w:val="04A0" w:firstRow="1" w:lastRow="0" w:firstColumn="1" w:lastColumn="0" w:noHBand="0" w:noVBand="1"/>
      </w:tblPr>
      <w:tblGrid>
        <w:gridCol w:w="1600"/>
        <w:gridCol w:w="2700"/>
        <w:gridCol w:w="1860"/>
        <w:gridCol w:w="3280"/>
      </w:tblGrid>
      <w:tr w:rsidR="003D3245" w:rsidRPr="003D3245" w14:paraId="34E07A99" w14:textId="77777777" w:rsidTr="00FB4DB4">
        <w:trPr>
          <w:trHeight w:val="475"/>
        </w:trPr>
        <w:tc>
          <w:tcPr>
            <w:tcW w:w="1600" w:type="dxa"/>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4582A041"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w:t>
            </w:r>
          </w:p>
        </w:tc>
        <w:tc>
          <w:tcPr>
            <w:tcW w:w="2700" w:type="dxa"/>
            <w:tcBorders>
              <w:top w:val="single" w:sz="4" w:space="0" w:color="auto"/>
              <w:left w:val="nil"/>
              <w:bottom w:val="single" w:sz="4" w:space="0" w:color="auto"/>
              <w:right w:val="single" w:sz="4" w:space="0" w:color="auto"/>
            </w:tcBorders>
            <w:shd w:val="clear" w:color="000000" w:fill="4D93D9"/>
            <w:noWrap/>
            <w:vAlign w:val="bottom"/>
            <w:hideMark/>
          </w:tcPr>
          <w:p w14:paraId="3F4ABB0D"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Podkategoria</w:t>
            </w:r>
          </w:p>
        </w:tc>
        <w:tc>
          <w:tcPr>
            <w:tcW w:w="1860" w:type="dxa"/>
            <w:tcBorders>
              <w:top w:val="single" w:sz="4" w:space="0" w:color="auto"/>
              <w:left w:val="nil"/>
              <w:bottom w:val="single" w:sz="4" w:space="0" w:color="auto"/>
              <w:right w:val="single" w:sz="4" w:space="0" w:color="auto"/>
            </w:tcBorders>
            <w:shd w:val="clear" w:color="000000" w:fill="4D93D9"/>
            <w:vAlign w:val="bottom"/>
            <w:hideMark/>
          </w:tcPr>
          <w:p w14:paraId="30F6A89B" w14:textId="36384763"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Pr>
                <w:rFonts w:ascii="Aptos Narrow" w:eastAsia="Times New Roman" w:hAnsi="Aptos Narrow" w:cs="Times New Roman"/>
                <w:color w:val="000000"/>
                <w:lang w:eastAsia="pl-PL"/>
              </w:rPr>
              <w:t>Moc wyjściowa</w:t>
            </w:r>
          </w:p>
        </w:tc>
        <w:tc>
          <w:tcPr>
            <w:tcW w:w="3280" w:type="dxa"/>
            <w:tcBorders>
              <w:top w:val="single" w:sz="4" w:space="0" w:color="auto"/>
              <w:left w:val="nil"/>
              <w:bottom w:val="single" w:sz="4" w:space="0" w:color="auto"/>
              <w:right w:val="single" w:sz="4" w:space="0" w:color="auto"/>
            </w:tcBorders>
            <w:shd w:val="clear" w:color="000000" w:fill="4D93D9"/>
            <w:noWrap/>
            <w:vAlign w:val="bottom"/>
            <w:hideMark/>
          </w:tcPr>
          <w:p w14:paraId="01AF15B5"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Definicja zgodnie z art. 2 AFIR</w:t>
            </w:r>
          </w:p>
        </w:tc>
      </w:tr>
      <w:tr w:rsidR="003D3245" w:rsidRPr="003D3245" w14:paraId="201548ED" w14:textId="77777777" w:rsidTr="00FB4DB4">
        <w:trPr>
          <w:trHeight w:val="1004"/>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22CC221E"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1 (AC)</w:t>
            </w:r>
          </w:p>
        </w:tc>
        <w:tc>
          <w:tcPr>
            <w:tcW w:w="2700" w:type="dxa"/>
            <w:tcBorders>
              <w:top w:val="nil"/>
              <w:left w:val="nil"/>
              <w:bottom w:val="single" w:sz="4" w:space="0" w:color="auto"/>
              <w:right w:val="single" w:sz="4" w:space="0" w:color="auto"/>
            </w:tcBorders>
            <w:shd w:val="clear" w:color="000000" w:fill="A6C9EC"/>
            <w:vAlign w:val="bottom"/>
            <w:hideMark/>
          </w:tcPr>
          <w:p w14:paraId="0C459DE9"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Wolny punkt ładowania AC, jednofazowy</w:t>
            </w:r>
          </w:p>
        </w:tc>
        <w:tc>
          <w:tcPr>
            <w:tcW w:w="1860" w:type="dxa"/>
            <w:tcBorders>
              <w:top w:val="nil"/>
              <w:left w:val="nil"/>
              <w:bottom w:val="single" w:sz="4" w:space="0" w:color="auto"/>
              <w:right w:val="single" w:sz="4" w:space="0" w:color="auto"/>
            </w:tcBorders>
            <w:shd w:val="clear" w:color="000000" w:fill="A6C9EC"/>
            <w:noWrap/>
            <w:vAlign w:val="bottom"/>
            <w:hideMark/>
          </w:tcPr>
          <w:p w14:paraId="65C7B248"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 &lt; 7,4 kW</w:t>
            </w:r>
          </w:p>
        </w:tc>
        <w:tc>
          <w:tcPr>
            <w:tcW w:w="3280" w:type="dxa"/>
            <w:tcBorders>
              <w:top w:val="nil"/>
              <w:left w:val="nil"/>
              <w:bottom w:val="single" w:sz="4" w:space="0" w:color="auto"/>
              <w:right w:val="single" w:sz="4" w:space="0" w:color="auto"/>
            </w:tcBorders>
            <w:shd w:val="clear" w:color="000000" w:fill="A6C9EC"/>
            <w:noWrap/>
            <w:vAlign w:val="bottom"/>
            <w:hideMark/>
          </w:tcPr>
          <w:p w14:paraId="390F6EAA"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normalnej mocy</w:t>
            </w:r>
          </w:p>
        </w:tc>
      </w:tr>
      <w:tr w:rsidR="003D3245" w:rsidRPr="003D3245" w14:paraId="0683197F" w14:textId="77777777" w:rsidTr="00FB4DB4">
        <w:trPr>
          <w:trHeight w:val="990"/>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6B9B656A"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1 (AC)</w:t>
            </w:r>
          </w:p>
        </w:tc>
        <w:tc>
          <w:tcPr>
            <w:tcW w:w="2700" w:type="dxa"/>
            <w:tcBorders>
              <w:top w:val="nil"/>
              <w:left w:val="nil"/>
              <w:bottom w:val="single" w:sz="4" w:space="0" w:color="auto"/>
              <w:right w:val="single" w:sz="4" w:space="0" w:color="auto"/>
            </w:tcBorders>
            <w:shd w:val="clear" w:color="000000" w:fill="A6C9EC"/>
            <w:vAlign w:val="bottom"/>
            <w:hideMark/>
          </w:tcPr>
          <w:p w14:paraId="438E91FD" w14:textId="262A095E"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Średnio</w:t>
            </w:r>
            <w:r w:rsidR="00074DB7">
              <w:rPr>
                <w:rFonts w:ascii="Aptos Narrow" w:eastAsia="Times New Roman" w:hAnsi="Aptos Narrow" w:cs="Times New Roman"/>
                <w:color w:val="000000"/>
                <w:lang w:eastAsia="pl-PL"/>
              </w:rPr>
              <w:t>-</w:t>
            </w:r>
            <w:r w:rsidRPr="003D3245">
              <w:rPr>
                <w:rFonts w:ascii="Aptos Narrow" w:eastAsia="Times New Roman" w:hAnsi="Aptos Narrow" w:cs="Times New Roman"/>
                <w:color w:val="000000"/>
                <w:lang w:eastAsia="pl-PL"/>
              </w:rPr>
              <w:t>szybki punkt ładowania AC, trójfazowy</w:t>
            </w:r>
          </w:p>
        </w:tc>
        <w:tc>
          <w:tcPr>
            <w:tcW w:w="1860" w:type="dxa"/>
            <w:tcBorders>
              <w:top w:val="nil"/>
              <w:left w:val="nil"/>
              <w:bottom w:val="single" w:sz="4" w:space="0" w:color="auto"/>
              <w:right w:val="single" w:sz="4" w:space="0" w:color="auto"/>
            </w:tcBorders>
            <w:shd w:val="clear" w:color="000000" w:fill="A6C9EC"/>
            <w:noWrap/>
            <w:vAlign w:val="bottom"/>
            <w:hideMark/>
          </w:tcPr>
          <w:p w14:paraId="4F8361C3"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7,4 kW ≤ P ≤ 22 kW</w:t>
            </w:r>
          </w:p>
        </w:tc>
        <w:tc>
          <w:tcPr>
            <w:tcW w:w="3280" w:type="dxa"/>
            <w:tcBorders>
              <w:top w:val="nil"/>
              <w:left w:val="nil"/>
              <w:bottom w:val="single" w:sz="4" w:space="0" w:color="auto"/>
              <w:right w:val="single" w:sz="4" w:space="0" w:color="auto"/>
            </w:tcBorders>
            <w:shd w:val="clear" w:color="000000" w:fill="A6C9EC"/>
            <w:noWrap/>
            <w:vAlign w:val="bottom"/>
            <w:hideMark/>
          </w:tcPr>
          <w:p w14:paraId="7E4A6149"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normalnej mocy</w:t>
            </w:r>
          </w:p>
        </w:tc>
      </w:tr>
      <w:tr w:rsidR="003D3245" w:rsidRPr="003D3245" w14:paraId="71E56BE7" w14:textId="77777777" w:rsidTr="00FB4DB4">
        <w:trPr>
          <w:trHeight w:val="794"/>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6E75C6DF"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1 (AC)</w:t>
            </w:r>
          </w:p>
        </w:tc>
        <w:tc>
          <w:tcPr>
            <w:tcW w:w="2700" w:type="dxa"/>
            <w:tcBorders>
              <w:top w:val="nil"/>
              <w:left w:val="nil"/>
              <w:bottom w:val="single" w:sz="4" w:space="0" w:color="auto"/>
              <w:right w:val="single" w:sz="4" w:space="0" w:color="auto"/>
            </w:tcBorders>
            <w:shd w:val="clear" w:color="000000" w:fill="A6C9EC"/>
            <w:vAlign w:val="bottom"/>
            <w:hideMark/>
          </w:tcPr>
          <w:p w14:paraId="375B3985"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Szybki punkt ładowania AC, trójfazowy</w:t>
            </w:r>
          </w:p>
        </w:tc>
        <w:tc>
          <w:tcPr>
            <w:tcW w:w="1860" w:type="dxa"/>
            <w:tcBorders>
              <w:top w:val="nil"/>
              <w:left w:val="nil"/>
              <w:bottom w:val="single" w:sz="4" w:space="0" w:color="auto"/>
              <w:right w:val="single" w:sz="4" w:space="0" w:color="auto"/>
            </w:tcBorders>
            <w:shd w:val="clear" w:color="000000" w:fill="A6C9EC"/>
            <w:noWrap/>
            <w:vAlign w:val="bottom"/>
            <w:hideMark/>
          </w:tcPr>
          <w:p w14:paraId="41BA7B5B"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 &gt; 22 kW</w:t>
            </w:r>
          </w:p>
        </w:tc>
        <w:tc>
          <w:tcPr>
            <w:tcW w:w="3280" w:type="dxa"/>
            <w:tcBorders>
              <w:top w:val="nil"/>
              <w:left w:val="nil"/>
              <w:bottom w:val="single" w:sz="4" w:space="0" w:color="auto"/>
              <w:right w:val="single" w:sz="4" w:space="0" w:color="auto"/>
            </w:tcBorders>
            <w:shd w:val="clear" w:color="000000" w:fill="A6C9EC"/>
            <w:noWrap/>
            <w:vAlign w:val="bottom"/>
            <w:hideMark/>
          </w:tcPr>
          <w:p w14:paraId="2A1B3C4F"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normalnej mocy</w:t>
            </w:r>
          </w:p>
        </w:tc>
      </w:tr>
      <w:tr w:rsidR="003D3245" w:rsidRPr="003D3245" w14:paraId="3D639388" w14:textId="77777777" w:rsidTr="003D3245">
        <w:trPr>
          <w:trHeight w:val="600"/>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09696885"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2 (DC)</w:t>
            </w:r>
          </w:p>
        </w:tc>
        <w:tc>
          <w:tcPr>
            <w:tcW w:w="2700" w:type="dxa"/>
            <w:tcBorders>
              <w:top w:val="nil"/>
              <w:left w:val="nil"/>
              <w:bottom w:val="single" w:sz="4" w:space="0" w:color="auto"/>
              <w:right w:val="single" w:sz="4" w:space="0" w:color="auto"/>
            </w:tcBorders>
            <w:shd w:val="clear" w:color="000000" w:fill="A6C9EC"/>
            <w:vAlign w:val="bottom"/>
            <w:hideMark/>
          </w:tcPr>
          <w:p w14:paraId="2BDB6380"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Wolny punkt ładowania DC</w:t>
            </w:r>
          </w:p>
        </w:tc>
        <w:tc>
          <w:tcPr>
            <w:tcW w:w="1860" w:type="dxa"/>
            <w:tcBorders>
              <w:top w:val="nil"/>
              <w:left w:val="nil"/>
              <w:bottom w:val="single" w:sz="4" w:space="0" w:color="auto"/>
              <w:right w:val="single" w:sz="4" w:space="0" w:color="auto"/>
            </w:tcBorders>
            <w:shd w:val="clear" w:color="000000" w:fill="A6C9EC"/>
            <w:noWrap/>
            <w:vAlign w:val="bottom"/>
            <w:hideMark/>
          </w:tcPr>
          <w:p w14:paraId="1A84ED49"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 &lt; 50 kW</w:t>
            </w:r>
          </w:p>
        </w:tc>
        <w:tc>
          <w:tcPr>
            <w:tcW w:w="3280" w:type="dxa"/>
            <w:tcBorders>
              <w:top w:val="nil"/>
              <w:left w:val="nil"/>
              <w:bottom w:val="single" w:sz="4" w:space="0" w:color="auto"/>
              <w:right w:val="single" w:sz="4" w:space="0" w:color="auto"/>
            </w:tcBorders>
            <w:shd w:val="clear" w:color="000000" w:fill="A6C9EC"/>
            <w:noWrap/>
            <w:vAlign w:val="bottom"/>
            <w:hideMark/>
          </w:tcPr>
          <w:p w14:paraId="788FBD71"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dużej mocy</w:t>
            </w:r>
          </w:p>
        </w:tc>
      </w:tr>
      <w:tr w:rsidR="003D3245" w:rsidRPr="003D3245" w14:paraId="02632E14" w14:textId="77777777" w:rsidTr="00FB4DB4">
        <w:trPr>
          <w:trHeight w:val="702"/>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301FAF6F"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2 (DC)</w:t>
            </w:r>
          </w:p>
        </w:tc>
        <w:tc>
          <w:tcPr>
            <w:tcW w:w="2700" w:type="dxa"/>
            <w:tcBorders>
              <w:top w:val="nil"/>
              <w:left w:val="nil"/>
              <w:bottom w:val="single" w:sz="4" w:space="0" w:color="auto"/>
              <w:right w:val="single" w:sz="4" w:space="0" w:color="auto"/>
            </w:tcBorders>
            <w:shd w:val="clear" w:color="000000" w:fill="A6C9EC"/>
            <w:vAlign w:val="bottom"/>
            <w:hideMark/>
          </w:tcPr>
          <w:p w14:paraId="4A9A05CC"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Szybki punkt ładowania DC</w:t>
            </w:r>
          </w:p>
        </w:tc>
        <w:tc>
          <w:tcPr>
            <w:tcW w:w="1860" w:type="dxa"/>
            <w:tcBorders>
              <w:top w:val="nil"/>
              <w:left w:val="nil"/>
              <w:bottom w:val="single" w:sz="4" w:space="0" w:color="auto"/>
              <w:right w:val="single" w:sz="4" w:space="0" w:color="auto"/>
            </w:tcBorders>
            <w:shd w:val="clear" w:color="000000" w:fill="A6C9EC"/>
            <w:noWrap/>
            <w:vAlign w:val="bottom"/>
            <w:hideMark/>
          </w:tcPr>
          <w:p w14:paraId="11DD4019"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50 kW ≤ P &lt; 150 kW</w:t>
            </w:r>
          </w:p>
        </w:tc>
        <w:tc>
          <w:tcPr>
            <w:tcW w:w="3280" w:type="dxa"/>
            <w:tcBorders>
              <w:top w:val="nil"/>
              <w:left w:val="nil"/>
              <w:bottom w:val="single" w:sz="4" w:space="0" w:color="auto"/>
              <w:right w:val="single" w:sz="4" w:space="0" w:color="auto"/>
            </w:tcBorders>
            <w:shd w:val="clear" w:color="000000" w:fill="A6C9EC"/>
            <w:noWrap/>
            <w:vAlign w:val="bottom"/>
            <w:hideMark/>
          </w:tcPr>
          <w:p w14:paraId="6FF0C284"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dużej mocy</w:t>
            </w:r>
          </w:p>
        </w:tc>
      </w:tr>
      <w:tr w:rsidR="003D3245" w:rsidRPr="003D3245" w14:paraId="11095CEA" w14:textId="77777777" w:rsidTr="00FB4DB4">
        <w:trPr>
          <w:trHeight w:val="1080"/>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31EB6CF0"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2 (DC)</w:t>
            </w:r>
          </w:p>
        </w:tc>
        <w:tc>
          <w:tcPr>
            <w:tcW w:w="2700" w:type="dxa"/>
            <w:tcBorders>
              <w:top w:val="nil"/>
              <w:left w:val="nil"/>
              <w:bottom w:val="single" w:sz="4" w:space="0" w:color="auto"/>
              <w:right w:val="single" w:sz="4" w:space="0" w:color="auto"/>
            </w:tcBorders>
            <w:shd w:val="clear" w:color="000000" w:fill="A6C9EC"/>
            <w:vAlign w:val="bottom"/>
            <w:hideMark/>
          </w:tcPr>
          <w:p w14:paraId="2FBF0B75"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Poziom 1 – Ultraszybki punkt ładowania DC</w:t>
            </w:r>
          </w:p>
        </w:tc>
        <w:tc>
          <w:tcPr>
            <w:tcW w:w="1860" w:type="dxa"/>
            <w:tcBorders>
              <w:top w:val="nil"/>
              <w:left w:val="nil"/>
              <w:bottom w:val="single" w:sz="4" w:space="0" w:color="auto"/>
              <w:right w:val="single" w:sz="4" w:space="0" w:color="auto"/>
            </w:tcBorders>
            <w:shd w:val="clear" w:color="000000" w:fill="A6C9EC"/>
            <w:noWrap/>
            <w:vAlign w:val="bottom"/>
            <w:hideMark/>
          </w:tcPr>
          <w:p w14:paraId="4F2750EF"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150 kW ≤ P &lt; 350 kW</w:t>
            </w:r>
          </w:p>
        </w:tc>
        <w:tc>
          <w:tcPr>
            <w:tcW w:w="3280" w:type="dxa"/>
            <w:tcBorders>
              <w:top w:val="nil"/>
              <w:left w:val="nil"/>
              <w:bottom w:val="single" w:sz="4" w:space="0" w:color="auto"/>
              <w:right w:val="single" w:sz="4" w:space="0" w:color="auto"/>
            </w:tcBorders>
            <w:shd w:val="clear" w:color="000000" w:fill="A6C9EC"/>
            <w:noWrap/>
            <w:vAlign w:val="bottom"/>
            <w:hideMark/>
          </w:tcPr>
          <w:p w14:paraId="3258BAF7"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dużej mocy</w:t>
            </w:r>
          </w:p>
        </w:tc>
      </w:tr>
      <w:tr w:rsidR="003D3245" w:rsidRPr="003D3245" w14:paraId="0CCC7A79" w14:textId="77777777" w:rsidTr="003D3245">
        <w:trPr>
          <w:trHeight w:val="900"/>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2F3E45EA"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2 (DC)</w:t>
            </w:r>
          </w:p>
        </w:tc>
        <w:tc>
          <w:tcPr>
            <w:tcW w:w="2700" w:type="dxa"/>
            <w:tcBorders>
              <w:top w:val="nil"/>
              <w:left w:val="nil"/>
              <w:bottom w:val="single" w:sz="4" w:space="0" w:color="auto"/>
              <w:right w:val="single" w:sz="4" w:space="0" w:color="auto"/>
            </w:tcBorders>
            <w:shd w:val="clear" w:color="000000" w:fill="A6C9EC"/>
            <w:vAlign w:val="bottom"/>
            <w:hideMark/>
          </w:tcPr>
          <w:p w14:paraId="030CF1BC"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Poziom 2 – Ultraszybki punkt ładowania DC</w:t>
            </w:r>
          </w:p>
        </w:tc>
        <w:tc>
          <w:tcPr>
            <w:tcW w:w="1860" w:type="dxa"/>
            <w:tcBorders>
              <w:top w:val="nil"/>
              <w:left w:val="nil"/>
              <w:bottom w:val="single" w:sz="4" w:space="0" w:color="auto"/>
              <w:right w:val="single" w:sz="4" w:space="0" w:color="auto"/>
            </w:tcBorders>
            <w:shd w:val="clear" w:color="000000" w:fill="A6C9EC"/>
            <w:noWrap/>
            <w:vAlign w:val="bottom"/>
            <w:hideMark/>
          </w:tcPr>
          <w:p w14:paraId="22A276F7"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 ≥ 350 kW</w:t>
            </w:r>
          </w:p>
        </w:tc>
        <w:tc>
          <w:tcPr>
            <w:tcW w:w="3280" w:type="dxa"/>
            <w:tcBorders>
              <w:top w:val="nil"/>
              <w:left w:val="nil"/>
              <w:bottom w:val="single" w:sz="4" w:space="0" w:color="auto"/>
              <w:right w:val="single" w:sz="4" w:space="0" w:color="auto"/>
            </w:tcBorders>
            <w:shd w:val="clear" w:color="000000" w:fill="A6C9EC"/>
            <w:noWrap/>
            <w:vAlign w:val="bottom"/>
            <w:hideMark/>
          </w:tcPr>
          <w:p w14:paraId="4DBAA804"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dużej mocy</w:t>
            </w:r>
          </w:p>
        </w:tc>
      </w:tr>
    </w:tbl>
    <w:p w14:paraId="3CAA0945" w14:textId="77777777" w:rsidR="003D3245" w:rsidRDefault="003D3245" w:rsidP="003D3245"/>
    <w:p w14:paraId="027FAB87" w14:textId="503A3CEF" w:rsidR="002E7F63" w:rsidRDefault="00011DE9" w:rsidP="00011DE9">
      <w:pPr>
        <w:ind w:firstLine="0"/>
        <w:rPr>
          <w:color w:val="000000" w:themeColor="text1"/>
        </w:rPr>
      </w:pPr>
      <w:r>
        <w:rPr>
          <w:color w:val="EE0000"/>
        </w:rPr>
        <w:lastRenderedPageBreak/>
        <w:tab/>
      </w:r>
      <w:r w:rsidRPr="00011DE9">
        <w:rPr>
          <w:color w:val="000000" w:themeColor="text1"/>
        </w:rPr>
        <w:t>Zgodnie z informacjami Europejskiego Obserwatorium Paliw Alternatywnych (EAFO), standardy złączy i gniazd w pojazdach elektrycznych różnią się w zależności od regionu geograficznego, co ma kluczowy wpływ na globalną interoperacyjność infrastruktury ładowania. Wyróżnia się następujące główne standardy</w:t>
      </w:r>
      <w:r>
        <w:rPr>
          <w:color w:val="000000" w:themeColor="text1"/>
        </w:rPr>
        <w:t xml:space="preserve"> </w:t>
      </w:r>
      <w:r>
        <w:rPr>
          <w:color w:val="000000" w:themeColor="text1"/>
        </w:rPr>
        <w:fldChar w:fldCharType="begin"/>
      </w:r>
      <w:r>
        <w:rPr>
          <w:color w:val="000000" w:themeColor="text1"/>
        </w:rPr>
        <w:instrText xml:space="preserve"> ADDIN ZOTERO_ITEM CSL_CITATION {"citationID":"NgtIfs1w","properties":{"formattedCitation":"[6]","plainCitation":"[6]","noteIndex":0},"citationItems":[{"id":106,"uris":["http://zotero.org/users/13255036/items/Y29EFUL7"],"itemData":{"id":106,"type":"webpage","title":"Recharging systems | European Alternative Fuels Observatory","URL":"https://alternative-fuels-observatory.ec.europa.eu/general-information/recharging-systems","accessed":{"date-parts":[["2026",3,22]]}}}],"schema":"https://github.com/citation-style-language/schema/raw/master/csl-citation.json"} </w:instrText>
      </w:r>
      <w:r>
        <w:rPr>
          <w:color w:val="000000" w:themeColor="text1"/>
        </w:rPr>
        <w:fldChar w:fldCharType="separate"/>
      </w:r>
      <w:r w:rsidRPr="00011DE9">
        <w:t>[6]</w:t>
      </w:r>
      <w:r>
        <w:rPr>
          <w:color w:val="000000" w:themeColor="text1"/>
        </w:rPr>
        <w:fldChar w:fldCharType="end"/>
      </w:r>
      <w:r w:rsidRPr="00011DE9">
        <w:rPr>
          <w:color w:val="000000" w:themeColor="text1"/>
        </w:rPr>
        <w:t>:</w:t>
      </w:r>
    </w:p>
    <w:p w14:paraId="77D8499D" w14:textId="2E2D0CD4" w:rsidR="00011DE9" w:rsidRDefault="00011DE9" w:rsidP="00011DE9">
      <w:pPr>
        <w:pStyle w:val="Akapitzlist"/>
        <w:numPr>
          <w:ilvl w:val="0"/>
          <w:numId w:val="56"/>
        </w:numPr>
      </w:pPr>
      <w:r w:rsidRPr="00011DE9">
        <w:rPr>
          <w:b/>
          <w:bCs/>
        </w:rPr>
        <w:t>Europa (Typ 2 i CCS Combo 2)</w:t>
      </w:r>
      <w:r w:rsidRPr="00011DE9">
        <w:t>: Zgodnie z dyrektywą w sprawie infrastruktury paliw alternatywnych</w:t>
      </w:r>
      <w:r w:rsidR="00FB4DB4">
        <w:t xml:space="preserve"> </w:t>
      </w:r>
      <w:r w:rsidR="00461645">
        <w:fldChar w:fldCharType="begin"/>
      </w:r>
      <w:r w:rsidR="00461645">
        <w:instrText xml:space="preserve"> ADDIN ZOTERO_ITEM CSL_CITATION {"citationID":"E5ndF7Kf","properties":{"formattedCitation":"[8]","plainCitation":"[8]","noteIndex":0},"citationItems":[{"id":114,"uris":["http://zotero.org/users/13255036/items/TTJXGYYF"],"itemData":{"id":114,"type":"article-journal","language":"pl","source":"Zotero","title":"DYREKTYWA  PARLAMENTU  EUROPEJSKIEGO  I  RADY  2014/94/UE  -  z dnia  22  października  2014 r.  -  w sprawie  rozwoju  infrastruktury  paliw  alternatywnych  -"}}],"schema":"https://github.com/citation-style-language/schema/raw/master/csl-citation.json"} </w:instrText>
      </w:r>
      <w:r w:rsidR="00461645">
        <w:fldChar w:fldCharType="separate"/>
      </w:r>
      <w:r w:rsidR="00461645" w:rsidRPr="00461645">
        <w:t>[8]</w:t>
      </w:r>
      <w:r w:rsidR="00461645">
        <w:fldChar w:fldCharType="end"/>
      </w:r>
      <w:r w:rsidR="00461645">
        <w:t>,</w:t>
      </w:r>
      <w:r w:rsidR="00FD35F2" w:rsidRPr="00FD35F2">
        <w:t>w celu zapewnienia pełnej interoperacyjności, wszystkie publicznie dostępne punkty ładowania w Unii Europejskiej muszą być obecnie wyposażone w ściśle określone standardy wtyczek. W przypadku ładowania prądem przemiennym (AC) o normalnej i dużej mocy wymagane są gniazda lub złącza Typ</w:t>
      </w:r>
      <w:r w:rsidR="00FD35F2">
        <w:t>u</w:t>
      </w:r>
      <w:r w:rsidR="00FD35F2" w:rsidRPr="00FD35F2">
        <w:t xml:space="preserve"> 2, znane powszechnie jako </w:t>
      </w:r>
      <w:r w:rsidR="00FD35F2">
        <w:t>„</w:t>
      </w:r>
      <w:proofErr w:type="spellStart"/>
      <w:r w:rsidR="00FD35F2" w:rsidRPr="00FD35F2">
        <w:t>Mennekes</w:t>
      </w:r>
      <w:proofErr w:type="spellEnd"/>
      <w:r w:rsidR="00FD35F2">
        <w:t>”</w:t>
      </w:r>
      <w:r w:rsidR="00FD35F2" w:rsidRPr="00FD35F2">
        <w:t>, natomiast stacje ładowania prądem stałym (DC) o dużej mocy muszą posiadać złącza systemu kombinowanego CCS/Combo 2.  Choć dyrektywa AFID nie zabrania instalowania na stacjach dodatkowych, innych typów złączy, jej wprowadzenie mocno ujednoliciło rynek. Przed jej przyjęciem w Europie funkcjonowało wiele punktów ładowania AC z innymi wtyczkami, jednak narzucenie Typ</w:t>
      </w:r>
      <w:r w:rsidR="00FD35F2">
        <w:t>u</w:t>
      </w:r>
      <w:r w:rsidR="00FD35F2" w:rsidRPr="00FD35F2">
        <w:t xml:space="preserve"> 2 praktycznie zakończyło tę różnorodność. Podobny trend widać w przypadku ładowania prądem stałym – o ile przez pewien czas powszechną praktyką rynkową było wyposażanie stacji o mocy 50 kW w dodatkowe złącza </w:t>
      </w:r>
      <w:proofErr w:type="spellStart"/>
      <w:r w:rsidR="00FD35F2" w:rsidRPr="00FD35F2">
        <w:t>CHAdeMO</w:t>
      </w:r>
      <w:proofErr w:type="spellEnd"/>
      <w:r w:rsidR="00FD35F2" w:rsidRPr="00FD35F2">
        <w:t>, to obecnie coraz więcej operatorów infrastruktury dużej mocy decyduje się na montowanie wyłącznie złączy CCS/Combo 2.</w:t>
      </w:r>
    </w:p>
    <w:p w14:paraId="52F2904D" w14:textId="2026F8C5" w:rsidR="00011DE9" w:rsidRDefault="00011DE9" w:rsidP="00011DE9">
      <w:pPr>
        <w:pStyle w:val="Akapitzlist"/>
        <w:numPr>
          <w:ilvl w:val="0"/>
          <w:numId w:val="56"/>
        </w:numPr>
      </w:pPr>
      <w:r w:rsidRPr="00011DE9">
        <w:rPr>
          <w:b/>
          <w:bCs/>
        </w:rPr>
        <w:t>Ameryka Północna i Japonia (SAE J1772 i J3068):</w:t>
      </w:r>
      <w:r w:rsidRPr="00011DE9">
        <w:t xml:space="preserve"> Na tych rynkach dominuje standard </w:t>
      </w:r>
      <w:r w:rsidRPr="00FB4DB4">
        <w:t>J1772</w:t>
      </w:r>
      <w:r w:rsidRPr="00011DE9">
        <w:t xml:space="preserve"> (często określany jako Typ 1) przeznaczony do jednofazowego ładowania AC. Różnice względem Europy wynikają w dużej mierze z faktu, że amerykańska sieć energetyczna dostarcza napięcie 120 V, podczas gdy europejska 230 V. Amerykańska wersja szybkiego złącza CCS </w:t>
      </w:r>
      <w:r w:rsidR="00461645">
        <w:t xml:space="preserve">(Combo 1) </w:t>
      </w:r>
      <w:r w:rsidRPr="00011DE9">
        <w:t xml:space="preserve">również różni się mechanicznie od wariantu europejskiego. Do ładowania trójfazowego wykorzystuje się tam standard </w:t>
      </w:r>
      <w:r w:rsidRPr="00FB4DB4">
        <w:t>J3068</w:t>
      </w:r>
      <w:r w:rsidRPr="00011DE9">
        <w:t>, który opiera się na budowie europejskiego złącza Typ 2.</w:t>
      </w:r>
    </w:p>
    <w:p w14:paraId="66BD671C" w14:textId="08C4C1DF" w:rsidR="00011DE9" w:rsidRDefault="00011DE9" w:rsidP="00011DE9">
      <w:pPr>
        <w:pStyle w:val="Akapitzlist"/>
        <w:numPr>
          <w:ilvl w:val="0"/>
          <w:numId w:val="56"/>
        </w:numPr>
      </w:pPr>
      <w:r w:rsidRPr="00011DE9">
        <w:rPr>
          <w:b/>
          <w:bCs/>
        </w:rPr>
        <w:t>Japonia (</w:t>
      </w:r>
      <w:proofErr w:type="spellStart"/>
      <w:r w:rsidRPr="00011DE9">
        <w:rPr>
          <w:b/>
          <w:bCs/>
        </w:rPr>
        <w:t>CHAdeMO</w:t>
      </w:r>
      <w:proofErr w:type="spellEnd"/>
      <w:r w:rsidRPr="00011DE9">
        <w:rPr>
          <w:b/>
          <w:bCs/>
        </w:rPr>
        <w:t>):</w:t>
      </w:r>
      <w:r w:rsidRPr="00011DE9">
        <w:t xml:space="preserve"> </w:t>
      </w:r>
      <w:r w:rsidR="00461645">
        <w:t>Jest to o</w:t>
      </w:r>
      <w:r w:rsidRPr="00011DE9">
        <w:t>ficjalny</w:t>
      </w:r>
      <w:r w:rsidR="00461645">
        <w:t>,</w:t>
      </w:r>
      <w:r w:rsidRPr="00011DE9">
        <w:t xml:space="preserve"> japoński standard ładowania prądem stałym (DC), opracowany pierwotnie przez firmę TEPCO. Mimo jego globalnej obecności na stacjach o mocy 50 kW, znaczenie </w:t>
      </w:r>
      <w:proofErr w:type="spellStart"/>
      <w:r w:rsidRPr="00011DE9">
        <w:t>CHAdeMO</w:t>
      </w:r>
      <w:proofErr w:type="spellEnd"/>
      <w:r w:rsidRPr="00011DE9">
        <w:t xml:space="preserve"> w Europie systematycznie maleje. Wynika to z decyzji japońskich (a także niektórych francuskich) producentów, którzy zaczęli wyposażać pojazdy kierowane na rynek europejski w wejścia CCS.</w:t>
      </w:r>
    </w:p>
    <w:p w14:paraId="66553B91" w14:textId="47242824" w:rsidR="00011DE9" w:rsidRDefault="00011DE9" w:rsidP="00011DE9">
      <w:pPr>
        <w:pStyle w:val="Akapitzlist"/>
        <w:numPr>
          <w:ilvl w:val="0"/>
          <w:numId w:val="56"/>
        </w:numPr>
      </w:pPr>
      <w:r w:rsidRPr="00011DE9">
        <w:rPr>
          <w:b/>
          <w:bCs/>
        </w:rPr>
        <w:t>Chiny (GB/T 20234.2 i 20234.3):</w:t>
      </w:r>
      <w:r w:rsidRPr="00011DE9">
        <w:t xml:space="preserve"> Oficjalne chińskie standardy krajowe (</w:t>
      </w:r>
      <w:proofErr w:type="spellStart"/>
      <w:r w:rsidRPr="00011DE9">
        <w:t>Guobiao</w:t>
      </w:r>
      <w:proofErr w:type="spellEnd"/>
      <w:r w:rsidRPr="00011DE9">
        <w:t xml:space="preserve">). Złącze </w:t>
      </w:r>
      <w:r w:rsidRPr="00FB4DB4">
        <w:t>GB/T 20234.2</w:t>
      </w:r>
      <w:r w:rsidRPr="00011DE9">
        <w:t xml:space="preserve"> odpowiada za ładowanie prądem przemiennym (AC), natomiast </w:t>
      </w:r>
      <w:r w:rsidRPr="00FB4DB4">
        <w:t>GB/T 20234.3</w:t>
      </w:r>
      <w:r w:rsidRPr="00011DE9">
        <w:t xml:space="preserve"> za ładowanie prądem stałym (DC). Rozwiązania te nie są stosowane poza Chinami.</w:t>
      </w:r>
    </w:p>
    <w:p w14:paraId="7CABE679" w14:textId="7DA19B4C" w:rsidR="00011DE9" w:rsidRDefault="00FB4DB4" w:rsidP="00011DE9">
      <w:pPr>
        <w:pStyle w:val="Akapitzlist"/>
        <w:numPr>
          <w:ilvl w:val="0"/>
          <w:numId w:val="56"/>
        </w:numPr>
      </w:pPr>
      <w:r w:rsidRPr="00FB4DB4">
        <w:rPr>
          <w:b/>
          <w:bCs/>
        </w:rPr>
        <w:t>Tesla:</w:t>
      </w:r>
      <w:r w:rsidRPr="00FB4DB4">
        <w:t xml:space="preserve"> Na większości światowych rynków (poza UE) producent stosuje autorski, uniwersalny standard złącza obsługujący zarówno prąd AC, jak i DC. Strategia ta została jednak dostosowana do wymogów unijnych – od końca 2018 roku wszystkie pojazdy marki Tesla przeznaczone na rynek europejski są fabrycznie wyposażane w europejskie wejścia CCS, a sieć stacji </w:t>
      </w:r>
      <w:r>
        <w:t>„</w:t>
      </w:r>
      <w:proofErr w:type="spellStart"/>
      <w:r w:rsidRPr="00FB4DB4">
        <w:t>Supercharger</w:t>
      </w:r>
      <w:proofErr w:type="spellEnd"/>
      <w:r>
        <w:t>”</w:t>
      </w:r>
      <w:r w:rsidRPr="00FB4DB4">
        <w:t xml:space="preserve"> na terenie Europy jest sukcesywnie modernizowana o zgodne z tym standardem wtyczki.</w:t>
      </w:r>
    </w:p>
    <w:p w14:paraId="2FDFAF46" w14:textId="460EDD70" w:rsidR="00461645" w:rsidRPr="002E7F63" w:rsidRDefault="00461645" w:rsidP="00461645">
      <w:pPr>
        <w:ind w:left="360" w:firstLine="0"/>
      </w:pPr>
      <w:r>
        <w:t>//grafika</w:t>
      </w:r>
    </w:p>
    <w:p w14:paraId="4D128A15" w14:textId="77777777" w:rsidR="005F2F4E" w:rsidRDefault="005F2F4E" w:rsidP="00576E63">
      <w:pPr>
        <w:pStyle w:val="Nagwek2"/>
      </w:pPr>
      <w:bookmarkStart w:id="15" w:name="_Toc224994741"/>
      <w:r w:rsidRPr="005F2F4E">
        <w:lastRenderedPageBreak/>
        <w:t>Analiza ewolucji i aktualnego stanu polskiej floty pojazdów elektrycznych</w:t>
      </w:r>
      <w:bookmarkEnd w:id="15"/>
    </w:p>
    <w:p w14:paraId="5C254495" w14:textId="77777777" w:rsidR="00990621" w:rsidRDefault="00990621" w:rsidP="00990621">
      <w:pPr>
        <w:keepNext/>
        <w:jc w:val="center"/>
      </w:pPr>
      <w:r w:rsidRPr="00990621">
        <w:drawing>
          <wp:inline distT="0" distB="0" distL="0" distR="0" wp14:anchorId="76FDA709" wp14:editId="658CFCDD">
            <wp:extent cx="5760085" cy="3435985"/>
            <wp:effectExtent l="0" t="0" r="0" b="0"/>
            <wp:docPr id="8876447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44744" name=""/>
                    <pic:cNvPicPr/>
                  </pic:nvPicPr>
                  <pic:blipFill>
                    <a:blip r:embed="rId20"/>
                    <a:stretch>
                      <a:fillRect/>
                    </a:stretch>
                  </pic:blipFill>
                  <pic:spPr>
                    <a:xfrm>
                      <a:off x="0" y="0"/>
                      <a:ext cx="5760085" cy="3435985"/>
                    </a:xfrm>
                    <a:prstGeom prst="rect">
                      <a:avLst/>
                    </a:prstGeom>
                  </pic:spPr>
                </pic:pic>
              </a:graphicData>
            </a:graphic>
          </wp:inline>
        </w:drawing>
      </w:r>
    </w:p>
    <w:p w14:paraId="4C9A0D24" w14:textId="07B10E6F" w:rsidR="00990621" w:rsidRDefault="00990621" w:rsidP="00990621">
      <w:pPr>
        <w:pStyle w:val="Legenda"/>
        <w:jc w:val="center"/>
      </w:pPr>
      <w:bookmarkStart w:id="16" w:name="_Toc225272374"/>
      <w:r>
        <w:t xml:space="preserve">Rys. 2. </w:t>
      </w:r>
      <w:r>
        <w:fldChar w:fldCharType="begin"/>
      </w:r>
      <w:r>
        <w:instrText xml:space="preserve"> SEQ Rys._2. \* ARABIC </w:instrText>
      </w:r>
      <w:r>
        <w:fldChar w:fldCharType="separate"/>
      </w:r>
      <w:r w:rsidR="00E67B3E">
        <w:rPr>
          <w:noProof/>
        </w:rPr>
        <w:t>2</w:t>
      </w:r>
      <w:r>
        <w:fldChar w:fldCharType="end"/>
      </w:r>
      <w:r>
        <w:t xml:space="preserve"> Wy</w:t>
      </w:r>
      <w:r w:rsidR="001C6D93">
        <w:t>kres przedstawiający p</w:t>
      </w:r>
      <w:r>
        <w:t xml:space="preserve">rocentowy udział floty samochodów elektrycznych według kraju w Europie w 2024 roku. </w:t>
      </w:r>
      <w:r w:rsidR="0065219F">
        <w:t>Opracowanie własne na podstawie danych</w:t>
      </w:r>
      <w:bookmarkEnd w:id="16"/>
    </w:p>
    <w:p w14:paraId="2181B95B" w14:textId="77777777" w:rsidR="001C6D93" w:rsidRDefault="00990621" w:rsidP="001C6D93">
      <w:pPr>
        <w:keepNext/>
      </w:pPr>
      <w:r w:rsidRPr="00990621">
        <w:drawing>
          <wp:inline distT="0" distB="0" distL="0" distR="0" wp14:anchorId="64BE28AB" wp14:editId="35321942">
            <wp:extent cx="5760085" cy="3435985"/>
            <wp:effectExtent l="0" t="0" r="0" b="0"/>
            <wp:docPr id="214015306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53060" name=""/>
                    <pic:cNvPicPr/>
                  </pic:nvPicPr>
                  <pic:blipFill>
                    <a:blip r:embed="rId21"/>
                    <a:stretch>
                      <a:fillRect/>
                    </a:stretch>
                  </pic:blipFill>
                  <pic:spPr>
                    <a:xfrm>
                      <a:off x="0" y="0"/>
                      <a:ext cx="5760085" cy="3435985"/>
                    </a:xfrm>
                    <a:prstGeom prst="rect">
                      <a:avLst/>
                    </a:prstGeom>
                  </pic:spPr>
                </pic:pic>
              </a:graphicData>
            </a:graphic>
          </wp:inline>
        </w:drawing>
      </w:r>
    </w:p>
    <w:p w14:paraId="12194FB3" w14:textId="3442D360" w:rsidR="001C6D93" w:rsidRDefault="001C6D93" w:rsidP="001C6D93">
      <w:pPr>
        <w:pStyle w:val="Legenda"/>
        <w:jc w:val="center"/>
      </w:pPr>
      <w:bookmarkStart w:id="17" w:name="_Toc225272375"/>
      <w:r>
        <w:t xml:space="preserve">Rys. 2. </w:t>
      </w:r>
      <w:r>
        <w:fldChar w:fldCharType="begin"/>
      </w:r>
      <w:r>
        <w:instrText xml:space="preserve"> SEQ Rys._2. \* ARABIC </w:instrText>
      </w:r>
      <w:r>
        <w:fldChar w:fldCharType="separate"/>
      </w:r>
      <w:r w:rsidR="00E67B3E">
        <w:rPr>
          <w:noProof/>
        </w:rPr>
        <w:t>3</w:t>
      </w:r>
      <w:r>
        <w:fldChar w:fldCharType="end"/>
      </w:r>
      <w:r>
        <w:t xml:space="preserve"> </w:t>
      </w:r>
      <w:r>
        <w:t xml:space="preserve">Wykres przedstawiający </w:t>
      </w:r>
      <w:r>
        <w:t>rozwój</w:t>
      </w:r>
      <w:r>
        <w:t xml:space="preserve"> floty samochodów elektrycznych w </w:t>
      </w:r>
      <w:r>
        <w:t>Polsce</w:t>
      </w:r>
      <w:r>
        <w:t xml:space="preserve"> w 2024 roku. </w:t>
      </w:r>
      <w:r w:rsidR="0065219F">
        <w:t>Opracowanie własne na podstawie danych</w:t>
      </w:r>
      <w:bookmarkEnd w:id="17"/>
      <w:r w:rsidR="00E67B3E">
        <w:t xml:space="preserve"> </w:t>
      </w:r>
      <w:r w:rsidR="00E67B3E">
        <w:fldChar w:fldCharType="begin"/>
      </w:r>
      <w:r w:rsidR="00E67B3E">
        <w:instrText xml:space="preserve"> ADDIN ZOTERO_ITEM CSL_CITATION {"citationID":"SpeSWQQV","properties":{"formattedCitation":"[9]","plainCitation":"[9]","noteIndex":0},"citationItems":[{"id":115,"uris":["http://zotero.org/users/13255036/items/ZWAUUYA9"],"itemData":{"id":115,"type":"webpage","title":"Vehicles and fleet | European Alternative Fuels Observatory","URL":"https://alternative-fuels-observatory.ec.europa.eu/transport-mode/road/poland/vehicles-and-fleet","accessed":{"date-parts":[["2026",3,24]]}}}],"schema":"https://github.com/citation-style-language/schema/raw/master/csl-citation.json"} </w:instrText>
      </w:r>
      <w:r w:rsidR="00E67B3E">
        <w:fldChar w:fldCharType="separate"/>
      </w:r>
      <w:r w:rsidR="00E67B3E" w:rsidRPr="00E67B3E">
        <w:t>[9]</w:t>
      </w:r>
      <w:r w:rsidR="00E67B3E">
        <w:fldChar w:fldCharType="end"/>
      </w:r>
      <w:r w:rsidR="00E67B3E">
        <w:t>.</w:t>
      </w:r>
    </w:p>
    <w:p w14:paraId="5EB4B5CE" w14:textId="70133082" w:rsidR="00990621" w:rsidRDefault="00990621" w:rsidP="001C6D93">
      <w:pPr>
        <w:pStyle w:val="Legenda"/>
        <w:jc w:val="center"/>
      </w:pPr>
    </w:p>
    <w:p w14:paraId="35AF047C" w14:textId="77777777" w:rsidR="00E67B3E" w:rsidRDefault="00E67B3E" w:rsidP="00E67B3E">
      <w:pPr>
        <w:keepNext/>
      </w:pPr>
      <w:r w:rsidRPr="00E67B3E">
        <w:lastRenderedPageBreak/>
        <w:drawing>
          <wp:inline distT="0" distB="0" distL="0" distR="0" wp14:anchorId="71FB1370" wp14:editId="4D1C57B2">
            <wp:extent cx="5760085" cy="3435985"/>
            <wp:effectExtent l="0" t="0" r="0" b="0"/>
            <wp:docPr id="2760741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74195" name=""/>
                    <pic:cNvPicPr/>
                  </pic:nvPicPr>
                  <pic:blipFill>
                    <a:blip r:embed="rId22"/>
                    <a:stretch>
                      <a:fillRect/>
                    </a:stretch>
                  </pic:blipFill>
                  <pic:spPr>
                    <a:xfrm>
                      <a:off x="0" y="0"/>
                      <a:ext cx="5760085" cy="3435985"/>
                    </a:xfrm>
                    <a:prstGeom prst="rect">
                      <a:avLst/>
                    </a:prstGeom>
                  </pic:spPr>
                </pic:pic>
              </a:graphicData>
            </a:graphic>
          </wp:inline>
        </w:drawing>
      </w:r>
    </w:p>
    <w:p w14:paraId="5E6853FB" w14:textId="6EF620EB" w:rsidR="00E67B3E" w:rsidRPr="00E67B3E" w:rsidRDefault="00E67B3E" w:rsidP="00E67B3E">
      <w:pPr>
        <w:pStyle w:val="Legenda"/>
        <w:jc w:val="center"/>
      </w:pPr>
      <w:r>
        <w:t xml:space="preserve">Rys. 2. </w:t>
      </w:r>
      <w:r>
        <w:fldChar w:fldCharType="begin"/>
      </w:r>
      <w:r>
        <w:instrText xml:space="preserve"> SEQ Rys._2. \* ARABIC </w:instrText>
      </w:r>
      <w:r>
        <w:fldChar w:fldCharType="separate"/>
      </w:r>
      <w:r>
        <w:rPr>
          <w:noProof/>
        </w:rPr>
        <w:t>4</w:t>
      </w:r>
      <w:r>
        <w:fldChar w:fldCharType="end"/>
      </w:r>
      <w:r>
        <w:t xml:space="preserve"> Wykres przedstawiający procentowy udział nowych rejestracji samochodów elektrycznych w Polsce. Opracowanie własne na podstawie danych </w:t>
      </w:r>
      <w:r>
        <w:fldChar w:fldCharType="begin"/>
      </w:r>
      <w:r>
        <w:instrText xml:space="preserve"> ADDIN ZOTERO_ITEM CSL_CITATION {"citationID":"l3So1S2F","properties":{"formattedCitation":"[9]","plainCitation":"[9]","noteIndex":0},"citationItems":[{"id":115,"uris":["http://zotero.org/users/13255036/items/ZWAUUYA9"],"itemData":{"id":115,"type":"webpage","title":"Vehicles and fleet | European Alternative Fuels Observatory","URL":"https://alternative-fuels-observatory.ec.europa.eu/transport-mode/road/poland/vehicles-and-fleet","accessed":{"date-parts":[["2026",3,24]]}}}],"schema":"https://github.com/citation-style-language/schema/raw/master/csl-citation.json"} </w:instrText>
      </w:r>
      <w:r>
        <w:fldChar w:fldCharType="separate"/>
      </w:r>
      <w:r w:rsidRPr="00E67B3E">
        <w:t>[9]</w:t>
      </w:r>
      <w:r>
        <w:fldChar w:fldCharType="end"/>
      </w:r>
      <w:r>
        <w:t>.</w:t>
      </w:r>
    </w:p>
    <w:p w14:paraId="41FA95AC" w14:textId="6ED05077" w:rsidR="00576E63" w:rsidRDefault="005F2F4E" w:rsidP="00576E63">
      <w:pPr>
        <w:pStyle w:val="Nagwek2"/>
      </w:pPr>
      <w:bookmarkStart w:id="18" w:name="_Toc224994742"/>
      <w:r w:rsidRPr="005F2F4E">
        <w:t>Rozwój ogólnodostępnej i prywatnej infrastruktury ładowania w Polsce</w:t>
      </w:r>
      <w:bookmarkEnd w:id="18"/>
    </w:p>
    <w:p w14:paraId="02A246B3" w14:textId="2ED2E45E" w:rsidR="005F2F4E" w:rsidRPr="005F2F4E" w:rsidRDefault="005F2F4E" w:rsidP="005F2F4E">
      <w:pPr>
        <w:pStyle w:val="Nagwek2"/>
      </w:pPr>
      <w:bookmarkStart w:id="19" w:name="_Toc224994743"/>
      <w:r w:rsidRPr="005F2F4E">
        <w:t>Bariery i stymulanty rozwoju sektora EV w świetle literatury i badań opinii</w:t>
      </w:r>
      <w:bookmarkEnd w:id="19"/>
    </w:p>
    <w:p w14:paraId="72AD0641" w14:textId="77777777" w:rsidR="00C64860" w:rsidRDefault="00C64860" w:rsidP="005F2F4E">
      <w:pPr>
        <w:keepNext/>
        <w:ind w:firstLine="0"/>
        <w:rPr>
          <w:rFonts w:eastAsiaTheme="majorEastAsia"/>
          <w:b/>
          <w:bCs/>
          <w:sz w:val="26"/>
          <w:szCs w:val="26"/>
        </w:rPr>
      </w:pPr>
    </w:p>
    <w:p w14:paraId="66E970FF" w14:textId="77777777" w:rsidR="005F2F4E" w:rsidRPr="005F2F4E" w:rsidRDefault="005F2F4E" w:rsidP="005F2F4E"/>
    <w:p w14:paraId="74C86BCF" w14:textId="05329BBF" w:rsidR="005F2F4E" w:rsidRPr="005F2F4E" w:rsidRDefault="005F2F4E" w:rsidP="005F2F4E">
      <w:pPr>
        <w:tabs>
          <w:tab w:val="left" w:pos="2700"/>
        </w:tabs>
        <w:ind w:firstLine="0"/>
        <w:rPr>
          <w:rFonts w:eastAsiaTheme="majorEastAsia"/>
          <w:b/>
          <w:bCs/>
          <w:sz w:val="26"/>
          <w:szCs w:val="26"/>
        </w:rPr>
        <w:sectPr w:rsidR="005F2F4E" w:rsidRPr="005F2F4E" w:rsidSect="00DC38B4">
          <w:type w:val="continuous"/>
          <w:pgSz w:w="11906" w:h="16838"/>
          <w:pgMar w:top="1418" w:right="1134" w:bottom="1418" w:left="1701" w:header="709" w:footer="709" w:gutter="0"/>
          <w:cols w:space="708"/>
          <w:docGrid w:linePitch="360"/>
        </w:sectPr>
      </w:pPr>
    </w:p>
    <w:p w14:paraId="48B17FBC" w14:textId="6907657A" w:rsidR="003F4E9E" w:rsidRDefault="00A53F8D" w:rsidP="003F4E9E">
      <w:pPr>
        <w:pStyle w:val="Nagwek1"/>
      </w:pPr>
      <w:bookmarkStart w:id="20" w:name="_Toc224994744"/>
      <w:r>
        <w:lastRenderedPageBreak/>
        <w:t xml:space="preserve">Analiza wybranego </w:t>
      </w:r>
      <w:r w:rsidR="009910FB">
        <w:t>jednostopniowego przekształtnika MVac-LVdc</w:t>
      </w:r>
      <w:bookmarkEnd w:id="20"/>
    </w:p>
    <w:p w14:paraId="1B621AA2" w14:textId="2BD773CE" w:rsidR="00C618D8" w:rsidRDefault="001A3AD6" w:rsidP="00B00EEC">
      <w:pPr>
        <w:pStyle w:val="Nagwek2"/>
      </w:pPr>
      <w:bookmarkStart w:id="21" w:name="_Toc224994745"/>
      <w:r>
        <w:t>Ogólny opis</w:t>
      </w:r>
      <w:bookmarkEnd w:id="21"/>
    </w:p>
    <w:p w14:paraId="2DD01A63" w14:textId="03FD8425" w:rsidR="00104BCD" w:rsidRDefault="00104BCD" w:rsidP="00104BCD">
      <w:pPr>
        <w:pStyle w:val="Legenda"/>
      </w:pPr>
    </w:p>
    <w:p w14:paraId="22EE8C92" w14:textId="77777777" w:rsidR="008768D9" w:rsidRDefault="008768D9" w:rsidP="00B72314">
      <w:pPr>
        <w:keepNext/>
        <w:sectPr w:rsidR="008768D9" w:rsidSect="00DC38B4">
          <w:pgSz w:w="11906" w:h="16838"/>
          <w:pgMar w:top="1418" w:right="1134" w:bottom="1418" w:left="1701" w:header="709" w:footer="709" w:gutter="0"/>
          <w:cols w:space="708"/>
          <w:docGrid w:linePitch="360"/>
        </w:sectPr>
      </w:pPr>
    </w:p>
    <w:p w14:paraId="72BB62F6" w14:textId="70767CAB" w:rsidR="00B72314" w:rsidRDefault="00B72314" w:rsidP="008768D9">
      <w:pPr>
        <w:keepNext/>
        <w:jc w:val="center"/>
      </w:pPr>
    </w:p>
    <w:p w14:paraId="11D20124" w14:textId="2FC33FE2" w:rsidR="008B21A1" w:rsidRDefault="008B21A1" w:rsidP="008B21A1">
      <w:pPr>
        <w:pStyle w:val="Tekstpodstawowyzwciciem"/>
      </w:pP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8B21A1" w14:paraId="567D438A" w14:textId="77777777" w:rsidTr="003501B0">
        <w:trPr>
          <w:trHeight w:val="977"/>
        </w:trPr>
        <w:tc>
          <w:tcPr>
            <w:tcW w:w="846" w:type="dxa"/>
            <w:vAlign w:val="center"/>
          </w:tcPr>
          <w:p w14:paraId="40827A0D" w14:textId="77777777" w:rsidR="008B21A1" w:rsidRDefault="008B21A1" w:rsidP="000F15EF">
            <w:pPr>
              <w:jc w:val="center"/>
              <w:rPr>
                <w:rFonts w:eastAsiaTheme="minorEastAsia"/>
              </w:rPr>
            </w:pPr>
          </w:p>
        </w:tc>
        <w:tc>
          <w:tcPr>
            <w:tcW w:w="7371" w:type="dxa"/>
            <w:vAlign w:val="center"/>
          </w:tcPr>
          <w:p w14:paraId="6891127F" w14:textId="77777777" w:rsidR="008B21A1" w:rsidRDefault="00000000" w:rsidP="000F15EF">
            <w:pPr>
              <w:jc w:val="cente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mb, S2</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π</m:t>
                    </m:r>
                  </m:den>
                </m:f>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sub>
                  <m:sup>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sup>
                  <m:e>
                    <m:f>
                      <m:fPr>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p</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Link</m:t>
                            </m:r>
                          </m:sub>
                        </m:sSub>
                      </m:den>
                    </m:f>
                  </m:e>
                </m:nary>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(α-</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π)dα</m:t>
                </m:r>
              </m:oMath>
            </m:oMathPara>
          </w:p>
        </w:tc>
        <w:tc>
          <w:tcPr>
            <w:tcW w:w="844" w:type="dxa"/>
            <w:vAlign w:val="center"/>
          </w:tcPr>
          <w:p w14:paraId="207F80CF" w14:textId="0FD29F93" w:rsidR="008B21A1" w:rsidRDefault="008B21A1" w:rsidP="000F15EF">
            <w:pPr>
              <w:jc w:val="center"/>
              <w:rPr>
                <w:rFonts w:eastAsiaTheme="minorEastAsia"/>
              </w:rPr>
            </w:pPr>
            <w:r>
              <w:rPr>
                <w:rFonts w:eastAsiaTheme="minorEastAsia"/>
              </w:rPr>
              <w:t>(</w:t>
            </w:r>
            <w:r>
              <w:fldChar w:fldCharType="begin"/>
            </w:r>
            <w:r>
              <w:rPr>
                <w:rFonts w:eastAsiaTheme="minorEastAsia"/>
              </w:rPr>
              <w:instrText xml:space="preserve"> SEQ eq \* MERGEFORMAT </w:instrText>
            </w:r>
            <w:r>
              <w:fldChar w:fldCharType="separate"/>
            </w:r>
            <w:r w:rsidR="001B1291">
              <w:rPr>
                <w:rFonts w:eastAsiaTheme="minorEastAsia"/>
                <w:noProof/>
              </w:rPr>
              <w:t>7</w:t>
            </w:r>
            <w:r>
              <w:fldChar w:fldCharType="end"/>
            </w:r>
            <w:r>
              <w:rPr>
                <w:rFonts w:eastAsiaTheme="minorEastAsia"/>
              </w:rPr>
              <w:t>)</w:t>
            </w:r>
          </w:p>
        </w:tc>
      </w:tr>
    </w:tbl>
    <w:p w14:paraId="0BB6EC62" w14:textId="77777777" w:rsidR="008B21A1" w:rsidRPr="00457989" w:rsidRDefault="008B21A1" w:rsidP="00E452F3">
      <w:pPr>
        <w:pStyle w:val="Legenda"/>
        <w:rPr>
          <w:sz w:val="22"/>
          <w:szCs w:val="22"/>
        </w:rPr>
      </w:pPr>
      <w:r w:rsidRPr="00457989">
        <w:rPr>
          <w:sz w:val="22"/>
          <w:szCs w:val="22"/>
        </w:rPr>
        <w:t>Gdzie:</w:t>
      </w:r>
    </w:p>
    <w:p w14:paraId="573BC651" w14:textId="77777777" w:rsidR="008067A4" w:rsidRDefault="008B21A1" w:rsidP="008067A4">
      <w:pPr>
        <w:pStyle w:val="Tekstpodstawowywcity"/>
      </w:pP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p</m:t>
            </m:r>
          </m:sub>
        </m:sSub>
      </m:oMath>
      <w:r>
        <w:t>- szczytowa wartość napięcia fazowego [V];</w:t>
      </w:r>
    </w:p>
    <w:p w14:paraId="596A5E99" w14:textId="101809C9" w:rsidR="008B21A1" w:rsidRDefault="008B21A1" w:rsidP="008067A4">
      <w:pPr>
        <w:pStyle w:val="Tekstpodstawowywcity"/>
      </w:pPr>
    </w:p>
    <w:p w14:paraId="23274679" w14:textId="65EBE21D" w:rsidR="00A51143" w:rsidRDefault="00A51143" w:rsidP="00A47C24">
      <w:pPr>
        <w:pStyle w:val="Tekstpodstawowyzwciciem"/>
        <w:sectPr w:rsidR="00A51143" w:rsidSect="00DC38B4">
          <w:pgSz w:w="11906" w:h="16838"/>
          <w:pgMar w:top="1418" w:right="1134" w:bottom="1418" w:left="1701" w:header="709" w:footer="709" w:gutter="0"/>
          <w:cols w:space="708"/>
          <w:docGrid w:linePitch="360"/>
        </w:sectPr>
      </w:pPr>
    </w:p>
    <w:p w14:paraId="7BEF6851" w14:textId="77777777" w:rsidR="004D345E" w:rsidRDefault="004D345E" w:rsidP="00B83C28">
      <w:pPr>
        <w:pStyle w:val="Nagwek1"/>
        <w:numPr>
          <w:ilvl w:val="0"/>
          <w:numId w:val="0"/>
        </w:numPr>
        <w:rPr>
          <w:lang w:val="en-US"/>
        </w:rPr>
      </w:pPr>
      <w:bookmarkStart w:id="22" w:name="_Ref463888827"/>
      <w:bookmarkStart w:id="23" w:name="_Toc224994746"/>
      <w:r w:rsidRPr="00A14DB7">
        <w:rPr>
          <w:lang w:val="en-US"/>
        </w:rPr>
        <w:lastRenderedPageBreak/>
        <w:t>Bibliografia</w:t>
      </w:r>
      <w:bookmarkEnd w:id="22"/>
      <w:bookmarkEnd w:id="23"/>
    </w:p>
    <w:p w14:paraId="4CFFF9C4" w14:textId="77777777" w:rsidR="00E67B3E" w:rsidRPr="00E67B3E" w:rsidRDefault="00FF7657" w:rsidP="00E67B3E">
      <w:pPr>
        <w:pStyle w:val="Bibliografia"/>
      </w:pPr>
      <w:r>
        <w:rPr>
          <w:lang w:val="en-US"/>
        </w:rPr>
        <w:fldChar w:fldCharType="begin"/>
      </w:r>
      <w:r w:rsidR="00647285">
        <w:rPr>
          <w:lang w:val="en-US"/>
        </w:rPr>
        <w:instrText xml:space="preserve"> ADDIN ZOTERO_BIBL {"uncited":[],"omitted":[],"custom":[]} CSL_BIBLIOGRAPHY </w:instrText>
      </w:r>
      <w:r>
        <w:rPr>
          <w:lang w:val="en-US"/>
        </w:rPr>
        <w:fldChar w:fldCharType="separate"/>
      </w:r>
      <w:r w:rsidR="00E67B3E" w:rsidRPr="00E67B3E">
        <w:t>[1]</w:t>
      </w:r>
      <w:r w:rsidR="00E67B3E" w:rsidRPr="00E67B3E">
        <w:tab/>
        <w:t xml:space="preserve">J. A. </w:t>
      </w:r>
      <w:proofErr w:type="spellStart"/>
      <w:r w:rsidR="00E67B3E" w:rsidRPr="00E67B3E">
        <w:t>Sanguesa</w:t>
      </w:r>
      <w:proofErr w:type="spellEnd"/>
      <w:r w:rsidR="00E67B3E" w:rsidRPr="00E67B3E">
        <w:t xml:space="preserve">, V. </w:t>
      </w:r>
      <w:proofErr w:type="spellStart"/>
      <w:r w:rsidR="00E67B3E" w:rsidRPr="00E67B3E">
        <w:t>Torres-Sanz</w:t>
      </w:r>
      <w:proofErr w:type="spellEnd"/>
      <w:r w:rsidR="00E67B3E" w:rsidRPr="00E67B3E">
        <w:t xml:space="preserve">, P. </w:t>
      </w:r>
      <w:proofErr w:type="spellStart"/>
      <w:r w:rsidR="00E67B3E" w:rsidRPr="00E67B3E">
        <w:t>Garrido</w:t>
      </w:r>
      <w:proofErr w:type="spellEnd"/>
      <w:r w:rsidR="00E67B3E" w:rsidRPr="00E67B3E">
        <w:t>, F. J. Martinez, i J. M. Marquez-</w:t>
      </w:r>
      <w:proofErr w:type="spellStart"/>
      <w:r w:rsidR="00E67B3E" w:rsidRPr="00E67B3E">
        <w:t>Barja</w:t>
      </w:r>
      <w:proofErr w:type="spellEnd"/>
      <w:r w:rsidR="00E67B3E" w:rsidRPr="00E67B3E">
        <w:t xml:space="preserve">, „A </w:t>
      </w:r>
      <w:proofErr w:type="spellStart"/>
      <w:r w:rsidR="00E67B3E" w:rsidRPr="00E67B3E">
        <w:t>Review</w:t>
      </w:r>
      <w:proofErr w:type="spellEnd"/>
      <w:r w:rsidR="00E67B3E" w:rsidRPr="00E67B3E">
        <w:t xml:space="preserve"> on </w:t>
      </w:r>
      <w:proofErr w:type="spellStart"/>
      <w:r w:rsidR="00E67B3E" w:rsidRPr="00E67B3E">
        <w:t>Electric</w:t>
      </w:r>
      <w:proofErr w:type="spellEnd"/>
      <w:r w:rsidR="00E67B3E" w:rsidRPr="00E67B3E">
        <w:t xml:space="preserve"> </w:t>
      </w:r>
      <w:proofErr w:type="spellStart"/>
      <w:r w:rsidR="00E67B3E" w:rsidRPr="00E67B3E">
        <w:t>Vehicles</w:t>
      </w:r>
      <w:proofErr w:type="spellEnd"/>
      <w:r w:rsidR="00E67B3E" w:rsidRPr="00E67B3E">
        <w:t xml:space="preserve">: Technologies and </w:t>
      </w:r>
      <w:proofErr w:type="spellStart"/>
      <w:r w:rsidR="00E67B3E" w:rsidRPr="00E67B3E">
        <w:t>Challenges</w:t>
      </w:r>
      <w:proofErr w:type="spellEnd"/>
      <w:r w:rsidR="00E67B3E" w:rsidRPr="00E67B3E">
        <w:t xml:space="preserve">”, </w:t>
      </w:r>
      <w:r w:rsidR="00E67B3E" w:rsidRPr="00E67B3E">
        <w:rPr>
          <w:i/>
          <w:iCs/>
        </w:rPr>
        <w:t xml:space="preserve">Smart </w:t>
      </w:r>
      <w:proofErr w:type="spellStart"/>
      <w:r w:rsidR="00E67B3E" w:rsidRPr="00E67B3E">
        <w:rPr>
          <w:i/>
          <w:iCs/>
        </w:rPr>
        <w:t>Cities</w:t>
      </w:r>
      <w:proofErr w:type="spellEnd"/>
      <w:r w:rsidR="00E67B3E" w:rsidRPr="00E67B3E">
        <w:t>, t. 4, nr 1, s. 372–404, mar. 2021, doi: 10.3390/smartcities4010022.</w:t>
      </w:r>
    </w:p>
    <w:p w14:paraId="131DB4B7" w14:textId="77777777" w:rsidR="00E67B3E" w:rsidRPr="00E67B3E" w:rsidRDefault="00E67B3E" w:rsidP="00E67B3E">
      <w:pPr>
        <w:pStyle w:val="Bibliografia"/>
      </w:pPr>
      <w:r w:rsidRPr="00E67B3E">
        <w:t>[2]</w:t>
      </w:r>
      <w:r w:rsidRPr="00E67B3E">
        <w:tab/>
        <w:t xml:space="preserve">„2025 Mitsubishi </w:t>
      </w:r>
      <w:proofErr w:type="spellStart"/>
      <w:r w:rsidRPr="00E67B3E">
        <w:t>Outlander</w:t>
      </w:r>
      <w:proofErr w:type="spellEnd"/>
      <w:r w:rsidRPr="00E67B3E">
        <w:t xml:space="preserve"> PHEV </w:t>
      </w:r>
      <w:proofErr w:type="spellStart"/>
      <w:r w:rsidRPr="00E67B3E">
        <w:t>Hybrid</w:t>
      </w:r>
      <w:proofErr w:type="spellEnd"/>
      <w:r w:rsidRPr="00E67B3E">
        <w:t xml:space="preserve"> SUV | Mitsubishi Motors”. Dostęp: 21 marzec 2026. [Online]. Dostępne na: https://www.mitsubishicars.com/cars-and-suvs/outlander-phev</w:t>
      </w:r>
    </w:p>
    <w:p w14:paraId="75AA8228" w14:textId="77777777" w:rsidR="00E67B3E" w:rsidRPr="00E67B3E" w:rsidRDefault="00E67B3E" w:rsidP="00E67B3E">
      <w:pPr>
        <w:pStyle w:val="Bibliografia"/>
      </w:pPr>
      <w:r w:rsidRPr="00E67B3E">
        <w:t>[3]</w:t>
      </w:r>
      <w:r w:rsidRPr="00E67B3E">
        <w:tab/>
        <w:t xml:space="preserve">P. </w:t>
      </w:r>
      <w:proofErr w:type="spellStart"/>
      <w:r w:rsidRPr="00E67B3E">
        <w:t>Plötz</w:t>
      </w:r>
      <w:proofErr w:type="spellEnd"/>
      <w:r w:rsidRPr="00E67B3E">
        <w:t>, „Real-</w:t>
      </w:r>
      <w:proofErr w:type="spellStart"/>
      <w:r w:rsidRPr="00E67B3E">
        <w:t>world</w:t>
      </w:r>
      <w:proofErr w:type="spellEnd"/>
      <w:r w:rsidRPr="00E67B3E">
        <w:t xml:space="preserve"> </w:t>
      </w:r>
      <w:proofErr w:type="spellStart"/>
      <w:r w:rsidRPr="00E67B3E">
        <w:t>usage</w:t>
      </w:r>
      <w:proofErr w:type="spellEnd"/>
      <w:r w:rsidRPr="00E67B3E">
        <w:t xml:space="preserve"> of plug-in </w:t>
      </w:r>
      <w:proofErr w:type="spellStart"/>
      <w:r w:rsidRPr="00E67B3E">
        <w:t>hybrid</w:t>
      </w:r>
      <w:proofErr w:type="spellEnd"/>
      <w:r w:rsidRPr="00E67B3E">
        <w:t xml:space="preserve"> </w:t>
      </w:r>
      <w:proofErr w:type="spellStart"/>
      <w:r w:rsidRPr="00E67B3E">
        <w:t>electric</w:t>
      </w:r>
      <w:proofErr w:type="spellEnd"/>
      <w:r w:rsidRPr="00E67B3E">
        <w:t xml:space="preserve"> </w:t>
      </w:r>
      <w:proofErr w:type="spellStart"/>
      <w:r w:rsidRPr="00E67B3E">
        <w:t>vehicles</w:t>
      </w:r>
      <w:proofErr w:type="spellEnd"/>
      <w:r w:rsidRPr="00E67B3E">
        <w:t xml:space="preserve">: </w:t>
      </w:r>
      <w:proofErr w:type="spellStart"/>
      <w:r w:rsidRPr="00E67B3E">
        <w:t>Fuel</w:t>
      </w:r>
      <w:proofErr w:type="spellEnd"/>
      <w:r w:rsidRPr="00E67B3E">
        <w:t xml:space="preserve"> </w:t>
      </w:r>
      <w:proofErr w:type="spellStart"/>
      <w:r w:rsidRPr="00E67B3E">
        <w:t>consumption</w:t>
      </w:r>
      <w:proofErr w:type="spellEnd"/>
      <w:r w:rsidRPr="00E67B3E">
        <w:t xml:space="preserve">, </w:t>
      </w:r>
      <w:proofErr w:type="spellStart"/>
      <w:r w:rsidRPr="00E67B3E">
        <w:t>electric</w:t>
      </w:r>
      <w:proofErr w:type="spellEnd"/>
      <w:r w:rsidRPr="00E67B3E">
        <w:t xml:space="preserve"> </w:t>
      </w:r>
      <w:proofErr w:type="spellStart"/>
      <w:r w:rsidRPr="00E67B3E">
        <w:t>driving</w:t>
      </w:r>
      <w:proofErr w:type="spellEnd"/>
      <w:r w:rsidRPr="00E67B3E">
        <w:t xml:space="preserve">, and CO2 </w:t>
      </w:r>
      <w:proofErr w:type="spellStart"/>
      <w:r w:rsidRPr="00E67B3E">
        <w:t>emissions</w:t>
      </w:r>
      <w:proofErr w:type="spellEnd"/>
      <w:r w:rsidRPr="00E67B3E">
        <w:t>”.</w:t>
      </w:r>
    </w:p>
    <w:p w14:paraId="295022C8" w14:textId="77777777" w:rsidR="00E67B3E" w:rsidRPr="00E67B3E" w:rsidRDefault="00E67B3E" w:rsidP="00E67B3E">
      <w:pPr>
        <w:pStyle w:val="Bibliografia"/>
      </w:pPr>
      <w:r w:rsidRPr="00E67B3E">
        <w:t>[4]</w:t>
      </w:r>
      <w:r w:rsidRPr="00E67B3E">
        <w:tab/>
        <w:t>„Hyundai NEXO | Zalety | Hyundai Polska”. Dostęp: 21 marzec 2026. [Online]. Dostępne na: https://www.hyundai.com/pl/pl/modele/nexo.html</w:t>
      </w:r>
    </w:p>
    <w:p w14:paraId="02531C04" w14:textId="77777777" w:rsidR="00E67B3E" w:rsidRPr="00E67B3E" w:rsidRDefault="00E67B3E" w:rsidP="00E67B3E">
      <w:pPr>
        <w:pStyle w:val="Bibliografia"/>
      </w:pPr>
      <w:r w:rsidRPr="00E67B3E">
        <w:t>[5]</w:t>
      </w:r>
      <w:r w:rsidRPr="00E67B3E">
        <w:tab/>
        <w:t>„</w:t>
      </w:r>
      <w:proofErr w:type="spellStart"/>
      <w:r w:rsidRPr="00E67B3E">
        <w:t>Regulation</w:t>
      </w:r>
      <w:proofErr w:type="spellEnd"/>
      <w:r w:rsidRPr="00E67B3E">
        <w:t xml:space="preserve"> - 2023/1804 - EN - EUR-Lex”.</w:t>
      </w:r>
    </w:p>
    <w:p w14:paraId="49667243" w14:textId="77777777" w:rsidR="00E67B3E" w:rsidRPr="00E67B3E" w:rsidRDefault="00E67B3E" w:rsidP="00E67B3E">
      <w:pPr>
        <w:pStyle w:val="Bibliografia"/>
      </w:pPr>
      <w:r w:rsidRPr="00E67B3E">
        <w:t>[6]</w:t>
      </w:r>
      <w:r w:rsidRPr="00E67B3E">
        <w:tab/>
        <w:t>„</w:t>
      </w:r>
      <w:proofErr w:type="spellStart"/>
      <w:r w:rsidRPr="00E67B3E">
        <w:t>Recharging</w:t>
      </w:r>
      <w:proofErr w:type="spellEnd"/>
      <w:r w:rsidRPr="00E67B3E">
        <w:t xml:space="preserve"> </w:t>
      </w:r>
      <w:proofErr w:type="spellStart"/>
      <w:r w:rsidRPr="00E67B3E">
        <w:t>systems</w:t>
      </w:r>
      <w:proofErr w:type="spellEnd"/>
      <w:r w:rsidRPr="00E67B3E">
        <w:t xml:space="preserve"> | </w:t>
      </w:r>
      <w:proofErr w:type="spellStart"/>
      <w:r w:rsidRPr="00E67B3E">
        <w:t>European</w:t>
      </w:r>
      <w:proofErr w:type="spellEnd"/>
      <w:r w:rsidRPr="00E67B3E">
        <w:t xml:space="preserve"> </w:t>
      </w:r>
      <w:proofErr w:type="spellStart"/>
      <w:r w:rsidRPr="00E67B3E">
        <w:t>Alternative</w:t>
      </w:r>
      <w:proofErr w:type="spellEnd"/>
      <w:r w:rsidRPr="00E67B3E">
        <w:t xml:space="preserve"> </w:t>
      </w:r>
      <w:proofErr w:type="spellStart"/>
      <w:r w:rsidRPr="00E67B3E">
        <w:t>Fuels</w:t>
      </w:r>
      <w:proofErr w:type="spellEnd"/>
      <w:r w:rsidRPr="00E67B3E">
        <w:t xml:space="preserve"> </w:t>
      </w:r>
      <w:proofErr w:type="spellStart"/>
      <w:r w:rsidRPr="00E67B3E">
        <w:t>Observatory</w:t>
      </w:r>
      <w:proofErr w:type="spellEnd"/>
      <w:r w:rsidRPr="00E67B3E">
        <w:t>”. Dostęp: 22 marzec 2026. [Online]. Dostępne na: https://alternative-fuels-observatory.ec.europa.eu/general-information/recharging-systems</w:t>
      </w:r>
    </w:p>
    <w:p w14:paraId="7A3A3FA4" w14:textId="77777777" w:rsidR="00E67B3E" w:rsidRPr="00E67B3E" w:rsidRDefault="00E67B3E" w:rsidP="00E67B3E">
      <w:pPr>
        <w:pStyle w:val="Bibliografia"/>
      </w:pPr>
      <w:r w:rsidRPr="00E67B3E">
        <w:t>[7]</w:t>
      </w:r>
      <w:r w:rsidRPr="00E67B3E">
        <w:tab/>
        <w:t>„</w:t>
      </w:r>
      <w:proofErr w:type="spellStart"/>
      <w:r w:rsidRPr="00E67B3E">
        <w:t>Electric</w:t>
      </w:r>
      <w:proofErr w:type="spellEnd"/>
      <w:r w:rsidRPr="00E67B3E">
        <w:t xml:space="preserve"> </w:t>
      </w:r>
      <w:proofErr w:type="spellStart"/>
      <w:r w:rsidRPr="00E67B3E">
        <w:t>Vehicle</w:t>
      </w:r>
      <w:proofErr w:type="spellEnd"/>
      <w:r w:rsidRPr="00E67B3E">
        <w:t xml:space="preserve"> </w:t>
      </w:r>
      <w:proofErr w:type="spellStart"/>
      <w:r w:rsidRPr="00E67B3E">
        <w:t>Charging</w:t>
      </w:r>
      <w:proofErr w:type="spellEnd"/>
      <w:r w:rsidRPr="00E67B3E">
        <w:t xml:space="preserve"> - </w:t>
      </w:r>
      <w:proofErr w:type="spellStart"/>
      <w:r w:rsidRPr="00E67B3E">
        <w:t>Definitions</w:t>
      </w:r>
      <w:proofErr w:type="spellEnd"/>
      <w:r w:rsidRPr="00E67B3E">
        <w:t xml:space="preserve"> and </w:t>
      </w:r>
      <w:proofErr w:type="spellStart"/>
      <w:r w:rsidRPr="00E67B3E">
        <w:t>Explanation</w:t>
      </w:r>
      <w:proofErr w:type="spellEnd"/>
      <w:r w:rsidRPr="00E67B3E">
        <w:t xml:space="preserve"> - </w:t>
      </w:r>
      <w:proofErr w:type="spellStart"/>
      <w:r w:rsidRPr="00E67B3E">
        <w:t>january</w:t>
      </w:r>
      <w:proofErr w:type="spellEnd"/>
      <w:r w:rsidRPr="00E67B3E">
        <w:t xml:space="preserve"> 2019_0.pdf”. </w:t>
      </w:r>
    </w:p>
    <w:p w14:paraId="27A87C7A" w14:textId="77777777" w:rsidR="00E67B3E" w:rsidRPr="00E67B3E" w:rsidRDefault="00E67B3E" w:rsidP="00E67B3E">
      <w:pPr>
        <w:pStyle w:val="Bibliografia"/>
      </w:pPr>
      <w:r w:rsidRPr="00E67B3E">
        <w:t>[8]</w:t>
      </w:r>
      <w:r w:rsidRPr="00E67B3E">
        <w:tab/>
        <w:t>„DYREKTYWA  PARLAMENTU  EUROPEJSKIEGO  I  RADY  2014/94/UE  -  z dnia  22  października  2014 r.  -  w sprawie  rozwoju  infrastruktury  paliw  alternatywnych  -”.</w:t>
      </w:r>
    </w:p>
    <w:p w14:paraId="05BC1E94" w14:textId="77777777" w:rsidR="00E67B3E" w:rsidRPr="00E67B3E" w:rsidRDefault="00E67B3E" w:rsidP="00E67B3E">
      <w:pPr>
        <w:pStyle w:val="Bibliografia"/>
      </w:pPr>
      <w:r w:rsidRPr="00E67B3E">
        <w:t>[9]</w:t>
      </w:r>
      <w:r w:rsidRPr="00E67B3E">
        <w:tab/>
        <w:t>„</w:t>
      </w:r>
      <w:proofErr w:type="spellStart"/>
      <w:r w:rsidRPr="00E67B3E">
        <w:t>Vehicles</w:t>
      </w:r>
      <w:proofErr w:type="spellEnd"/>
      <w:r w:rsidRPr="00E67B3E">
        <w:t xml:space="preserve"> and </w:t>
      </w:r>
      <w:proofErr w:type="spellStart"/>
      <w:r w:rsidRPr="00E67B3E">
        <w:t>fleet</w:t>
      </w:r>
      <w:proofErr w:type="spellEnd"/>
      <w:r w:rsidRPr="00E67B3E">
        <w:t xml:space="preserve"> | </w:t>
      </w:r>
      <w:proofErr w:type="spellStart"/>
      <w:r w:rsidRPr="00E67B3E">
        <w:t>European</w:t>
      </w:r>
      <w:proofErr w:type="spellEnd"/>
      <w:r w:rsidRPr="00E67B3E">
        <w:t xml:space="preserve"> </w:t>
      </w:r>
      <w:proofErr w:type="spellStart"/>
      <w:r w:rsidRPr="00E67B3E">
        <w:t>Alternative</w:t>
      </w:r>
      <w:proofErr w:type="spellEnd"/>
      <w:r w:rsidRPr="00E67B3E">
        <w:t xml:space="preserve"> </w:t>
      </w:r>
      <w:proofErr w:type="spellStart"/>
      <w:r w:rsidRPr="00E67B3E">
        <w:t>Fuels</w:t>
      </w:r>
      <w:proofErr w:type="spellEnd"/>
      <w:r w:rsidRPr="00E67B3E">
        <w:t xml:space="preserve"> </w:t>
      </w:r>
      <w:proofErr w:type="spellStart"/>
      <w:r w:rsidRPr="00E67B3E">
        <w:t>Observatory</w:t>
      </w:r>
      <w:proofErr w:type="spellEnd"/>
      <w:r w:rsidRPr="00E67B3E">
        <w:t>”. Dostęp: 24 marzec 2026. [Online]. Dostępne na: https://alternative-fuels-observatory.ec.europa.eu/transport-mode/road/poland/vehicles-and-fleet</w:t>
      </w:r>
    </w:p>
    <w:p w14:paraId="60EDEEF7" w14:textId="40B4003A" w:rsidR="00FF7657" w:rsidRPr="002B399C" w:rsidRDefault="00FF7657" w:rsidP="00FF7657">
      <w:pPr>
        <w:rPr>
          <w:lang w:val="en-US"/>
        </w:rPr>
      </w:pPr>
      <w:r>
        <w:rPr>
          <w:lang w:val="en-US"/>
        </w:rPr>
        <w:fldChar w:fldCharType="end"/>
      </w:r>
    </w:p>
    <w:p w14:paraId="413FD1E1" w14:textId="77777777" w:rsidR="00CD21E1" w:rsidRPr="002B399C" w:rsidRDefault="00CD21E1" w:rsidP="00CA652C">
      <w:pPr>
        <w:rPr>
          <w:lang w:val="en-US"/>
        </w:rPr>
      </w:pPr>
    </w:p>
    <w:p w14:paraId="786DD2D7" w14:textId="47149D50" w:rsidR="006D4DEE" w:rsidRPr="002B399C" w:rsidRDefault="005A080E" w:rsidP="00983D98">
      <w:pPr>
        <w:spacing w:after="200"/>
        <w:ind w:firstLine="0"/>
        <w:jc w:val="left"/>
        <w:rPr>
          <w:lang w:val="en-US"/>
        </w:rPr>
      </w:pPr>
      <w:r w:rsidRPr="002B399C">
        <w:rPr>
          <w:lang w:val="en-US"/>
        </w:rPr>
        <w:br w:type="page"/>
      </w:r>
    </w:p>
    <w:p w14:paraId="18707FCD" w14:textId="77777777" w:rsidR="0065219F" w:rsidRDefault="007C3A1D" w:rsidP="007C3A1D">
      <w:pPr>
        <w:pStyle w:val="Nagwek1"/>
        <w:numPr>
          <w:ilvl w:val="0"/>
          <w:numId w:val="0"/>
        </w:numPr>
        <w:rPr>
          <w:noProof/>
        </w:rPr>
      </w:pPr>
      <w:bookmarkStart w:id="24" w:name="_Toc13219002"/>
      <w:bookmarkStart w:id="25" w:name="_Toc224994747"/>
      <w:r w:rsidRPr="00B57CF5">
        <w:rPr>
          <w:lang w:val="en-US"/>
        </w:rPr>
        <w:lastRenderedPageBreak/>
        <w:t>Spis rysunków</w:t>
      </w:r>
      <w:bookmarkEnd w:id="24"/>
      <w:bookmarkEnd w:id="25"/>
      <w:r w:rsidR="00667130">
        <w:rPr>
          <w:lang w:val="en-US"/>
        </w:rPr>
        <w:fldChar w:fldCharType="begin"/>
      </w:r>
      <w:r w:rsidR="00667130">
        <w:rPr>
          <w:lang w:val="en-US"/>
        </w:rPr>
        <w:instrText xml:space="preserve"> TOC \c "Rys. 2." </w:instrText>
      </w:r>
      <w:r w:rsidR="00667130">
        <w:rPr>
          <w:lang w:val="en-US"/>
        </w:rPr>
        <w:fldChar w:fldCharType="separate"/>
      </w:r>
    </w:p>
    <w:p w14:paraId="2EE389EE" w14:textId="3220B797" w:rsidR="0065219F" w:rsidRDefault="0065219F">
      <w:pPr>
        <w:pStyle w:val="Spisilustracji"/>
        <w:tabs>
          <w:tab w:val="right" w:leader="dot" w:pos="9061"/>
        </w:tabs>
        <w:rPr>
          <w:rFonts w:asciiTheme="minorHAnsi" w:eastAsiaTheme="minorEastAsia" w:hAnsiTheme="minorHAnsi" w:cstheme="minorBidi"/>
          <w:noProof/>
          <w:kern w:val="2"/>
          <w:sz w:val="24"/>
          <w:szCs w:val="24"/>
          <w:lang w:eastAsia="pl-PL"/>
          <w14:ligatures w14:val="standardContextual"/>
        </w:rPr>
      </w:pPr>
      <w:r>
        <w:rPr>
          <w:noProof/>
        </w:rPr>
        <w:t>Rys. 2. 1 Schemat hierarchii infrastruktury ładowania pojazdów elektrycznych. Opracowanie własne na podstawie [6].</w:t>
      </w:r>
      <w:r>
        <w:rPr>
          <w:noProof/>
        </w:rPr>
        <w:tab/>
      </w:r>
      <w:r>
        <w:rPr>
          <w:noProof/>
        </w:rPr>
        <w:fldChar w:fldCharType="begin"/>
      </w:r>
      <w:r>
        <w:rPr>
          <w:noProof/>
        </w:rPr>
        <w:instrText xml:space="preserve"> PAGEREF _Toc225272373 \h </w:instrText>
      </w:r>
      <w:r>
        <w:rPr>
          <w:noProof/>
        </w:rPr>
      </w:r>
      <w:r>
        <w:rPr>
          <w:noProof/>
        </w:rPr>
        <w:fldChar w:fldCharType="separate"/>
      </w:r>
      <w:r>
        <w:rPr>
          <w:noProof/>
        </w:rPr>
        <w:t>13</w:t>
      </w:r>
      <w:r>
        <w:rPr>
          <w:noProof/>
        </w:rPr>
        <w:fldChar w:fldCharType="end"/>
      </w:r>
    </w:p>
    <w:p w14:paraId="6A2F3A9D" w14:textId="43905D44" w:rsidR="0065219F" w:rsidRDefault="0065219F">
      <w:pPr>
        <w:pStyle w:val="Spisilustracji"/>
        <w:tabs>
          <w:tab w:val="right" w:leader="dot" w:pos="9061"/>
        </w:tabs>
        <w:rPr>
          <w:rFonts w:asciiTheme="minorHAnsi" w:eastAsiaTheme="minorEastAsia" w:hAnsiTheme="minorHAnsi" w:cstheme="minorBidi"/>
          <w:noProof/>
          <w:kern w:val="2"/>
          <w:sz w:val="24"/>
          <w:szCs w:val="24"/>
          <w:lang w:eastAsia="pl-PL"/>
          <w14:ligatures w14:val="standardContextual"/>
        </w:rPr>
      </w:pPr>
      <w:r>
        <w:rPr>
          <w:noProof/>
        </w:rPr>
        <w:t>Rys. 2. 2 Wykres przedstawiający procentowy udział floty samochodów elektrycznych według kraju w Europie w 2024 roku. Opracowanie własne na podstawie danych</w:t>
      </w:r>
      <w:r>
        <w:rPr>
          <w:noProof/>
        </w:rPr>
        <w:tab/>
      </w:r>
      <w:r>
        <w:rPr>
          <w:noProof/>
        </w:rPr>
        <w:fldChar w:fldCharType="begin"/>
      </w:r>
      <w:r>
        <w:rPr>
          <w:noProof/>
        </w:rPr>
        <w:instrText xml:space="preserve"> PAGEREF _Toc225272374 \h </w:instrText>
      </w:r>
      <w:r>
        <w:rPr>
          <w:noProof/>
        </w:rPr>
      </w:r>
      <w:r>
        <w:rPr>
          <w:noProof/>
        </w:rPr>
        <w:fldChar w:fldCharType="separate"/>
      </w:r>
      <w:r>
        <w:rPr>
          <w:noProof/>
        </w:rPr>
        <w:t>16</w:t>
      </w:r>
      <w:r>
        <w:rPr>
          <w:noProof/>
        </w:rPr>
        <w:fldChar w:fldCharType="end"/>
      </w:r>
    </w:p>
    <w:p w14:paraId="30E879FE" w14:textId="627CC77A" w:rsidR="0065219F" w:rsidRDefault="0065219F">
      <w:pPr>
        <w:pStyle w:val="Spisilustracji"/>
        <w:tabs>
          <w:tab w:val="right" w:leader="dot" w:pos="9061"/>
        </w:tabs>
        <w:rPr>
          <w:rFonts w:asciiTheme="minorHAnsi" w:eastAsiaTheme="minorEastAsia" w:hAnsiTheme="minorHAnsi" w:cstheme="minorBidi"/>
          <w:noProof/>
          <w:kern w:val="2"/>
          <w:sz w:val="24"/>
          <w:szCs w:val="24"/>
          <w:lang w:eastAsia="pl-PL"/>
          <w14:ligatures w14:val="standardContextual"/>
        </w:rPr>
      </w:pPr>
      <w:r>
        <w:rPr>
          <w:noProof/>
        </w:rPr>
        <w:t>Rys. 2. 3 Wykres przedstawiający rozwój floty samochodów elektrycznych w Polsce w 2024 roku. Opracowanie własne na podstawie danych</w:t>
      </w:r>
      <w:r>
        <w:rPr>
          <w:noProof/>
        </w:rPr>
        <w:tab/>
      </w:r>
      <w:r>
        <w:rPr>
          <w:noProof/>
        </w:rPr>
        <w:fldChar w:fldCharType="begin"/>
      </w:r>
      <w:r>
        <w:rPr>
          <w:noProof/>
        </w:rPr>
        <w:instrText xml:space="preserve"> PAGEREF _Toc225272375 \h </w:instrText>
      </w:r>
      <w:r>
        <w:rPr>
          <w:noProof/>
        </w:rPr>
      </w:r>
      <w:r>
        <w:rPr>
          <w:noProof/>
        </w:rPr>
        <w:fldChar w:fldCharType="separate"/>
      </w:r>
      <w:r>
        <w:rPr>
          <w:noProof/>
        </w:rPr>
        <w:t>16</w:t>
      </w:r>
      <w:r>
        <w:rPr>
          <w:noProof/>
        </w:rPr>
        <w:fldChar w:fldCharType="end"/>
      </w:r>
    </w:p>
    <w:p w14:paraId="70FBA8AD" w14:textId="632E118A" w:rsidR="00104BCD" w:rsidRDefault="00667130" w:rsidP="00104BCD">
      <w:pPr>
        <w:pStyle w:val="Nagwek1"/>
        <w:numPr>
          <w:ilvl w:val="0"/>
          <w:numId w:val="0"/>
        </w:numPr>
      </w:pPr>
      <w:r>
        <w:rPr>
          <w:lang w:val="en-US"/>
        </w:rPr>
        <w:lastRenderedPageBreak/>
        <w:fldChar w:fldCharType="end"/>
      </w:r>
      <w:bookmarkStart w:id="26" w:name="_Toc13219003"/>
      <w:bookmarkStart w:id="27" w:name="_Toc224994748"/>
      <w:r w:rsidR="00F547EF" w:rsidRPr="00F668B1">
        <w:t>Spis tabel</w:t>
      </w:r>
      <w:bookmarkEnd w:id="26"/>
      <w:bookmarkEnd w:id="27"/>
    </w:p>
    <w:p w14:paraId="2CE4E00B" w14:textId="0B5708DD" w:rsidR="00074DB7" w:rsidRDefault="00104BCD">
      <w:pPr>
        <w:pStyle w:val="Spisilustracji"/>
        <w:tabs>
          <w:tab w:val="right" w:leader="dot" w:pos="9061"/>
        </w:tabs>
        <w:rPr>
          <w:rFonts w:asciiTheme="minorHAnsi" w:eastAsiaTheme="minorEastAsia" w:hAnsiTheme="minorHAnsi" w:cstheme="minorBidi"/>
          <w:noProof/>
          <w:kern w:val="2"/>
          <w:sz w:val="24"/>
          <w:szCs w:val="24"/>
          <w:lang w:eastAsia="pl-PL"/>
          <w14:ligatures w14:val="standardContextual"/>
        </w:rPr>
      </w:pPr>
      <w:r>
        <w:fldChar w:fldCharType="begin"/>
      </w:r>
      <w:r>
        <w:instrText xml:space="preserve"> TOC \h \z \c "Tabela" </w:instrText>
      </w:r>
      <w:r>
        <w:fldChar w:fldCharType="separate"/>
      </w:r>
      <w:hyperlink w:anchor="_Toc225100630" w:history="1">
        <w:r w:rsidR="00074DB7" w:rsidRPr="007531D9">
          <w:rPr>
            <w:rStyle w:val="Hipercze"/>
            <w:noProof/>
          </w:rPr>
          <w:t>Tabela 2.1 Kategorie punktów ładowania pojazdów elektrycznych na podstawie mocy wyjściowej zgodnie z rozporządzeniem AFIR. Opracowanie własne na podstawie [6]</w:t>
        </w:r>
        <w:r w:rsidR="00074DB7">
          <w:rPr>
            <w:noProof/>
            <w:webHidden/>
          </w:rPr>
          <w:tab/>
        </w:r>
        <w:r w:rsidR="00074DB7">
          <w:rPr>
            <w:noProof/>
            <w:webHidden/>
          </w:rPr>
          <w:fldChar w:fldCharType="begin"/>
        </w:r>
        <w:r w:rsidR="00074DB7">
          <w:rPr>
            <w:noProof/>
            <w:webHidden/>
          </w:rPr>
          <w:instrText xml:space="preserve"> PAGEREF _Toc225100630 \h </w:instrText>
        </w:r>
        <w:r w:rsidR="00074DB7">
          <w:rPr>
            <w:noProof/>
            <w:webHidden/>
          </w:rPr>
        </w:r>
        <w:r w:rsidR="00074DB7">
          <w:rPr>
            <w:noProof/>
            <w:webHidden/>
          </w:rPr>
          <w:fldChar w:fldCharType="separate"/>
        </w:r>
        <w:r w:rsidR="00074DB7">
          <w:rPr>
            <w:noProof/>
            <w:webHidden/>
          </w:rPr>
          <w:t>14</w:t>
        </w:r>
        <w:r w:rsidR="00074DB7">
          <w:rPr>
            <w:noProof/>
            <w:webHidden/>
          </w:rPr>
          <w:fldChar w:fldCharType="end"/>
        </w:r>
      </w:hyperlink>
    </w:p>
    <w:p w14:paraId="5F3B2052" w14:textId="6373CB4E" w:rsidR="00104BCD" w:rsidRPr="00104BCD" w:rsidRDefault="00104BCD" w:rsidP="00104BCD">
      <w:r>
        <w:fldChar w:fldCharType="end"/>
      </w:r>
    </w:p>
    <w:p w14:paraId="44384950" w14:textId="5AB38513" w:rsidR="00F547EF" w:rsidRDefault="00F547EF" w:rsidP="00F547EF">
      <w:pPr>
        <w:ind w:firstLine="0"/>
      </w:pPr>
    </w:p>
    <w:p w14:paraId="6706749F" w14:textId="4B8E32A2" w:rsidR="00D42CD8" w:rsidRDefault="00D42CD8" w:rsidP="00F547EF">
      <w:pPr>
        <w:ind w:firstLine="0"/>
      </w:pPr>
    </w:p>
    <w:p w14:paraId="29394CB7" w14:textId="1640D67C" w:rsidR="00D42CD8" w:rsidRDefault="00D42CD8" w:rsidP="00F547EF">
      <w:pPr>
        <w:ind w:firstLine="0"/>
      </w:pPr>
    </w:p>
    <w:p w14:paraId="507109E5" w14:textId="1B956E89" w:rsidR="00D42CD8" w:rsidRDefault="00D42CD8" w:rsidP="00F547EF">
      <w:pPr>
        <w:ind w:firstLine="0"/>
      </w:pPr>
    </w:p>
    <w:p w14:paraId="4EBE372A" w14:textId="72572557" w:rsidR="00D42CD8" w:rsidRDefault="00D42CD8" w:rsidP="00F547EF">
      <w:pPr>
        <w:ind w:firstLine="0"/>
      </w:pPr>
    </w:p>
    <w:p w14:paraId="144067B4" w14:textId="05D729DA" w:rsidR="00D42CD8" w:rsidRDefault="00D42CD8" w:rsidP="00F547EF">
      <w:pPr>
        <w:ind w:firstLine="0"/>
      </w:pPr>
    </w:p>
    <w:p w14:paraId="2A6D5249" w14:textId="3EFA75F0" w:rsidR="00D42CD8" w:rsidRDefault="00D42CD8" w:rsidP="00F547EF">
      <w:pPr>
        <w:ind w:firstLine="0"/>
      </w:pPr>
    </w:p>
    <w:p w14:paraId="298B539A" w14:textId="6113057F" w:rsidR="00D42CD8" w:rsidRDefault="00D42CD8" w:rsidP="00F547EF">
      <w:pPr>
        <w:ind w:firstLine="0"/>
      </w:pPr>
    </w:p>
    <w:p w14:paraId="31C6CF13" w14:textId="3302E1FF" w:rsidR="00D42CD8" w:rsidRDefault="00D42CD8" w:rsidP="00F547EF">
      <w:pPr>
        <w:ind w:firstLine="0"/>
      </w:pPr>
    </w:p>
    <w:p w14:paraId="10A4C22A" w14:textId="070F516A" w:rsidR="00D42CD8" w:rsidRPr="000C70FA" w:rsidRDefault="00D42CD8" w:rsidP="00BE3244"/>
    <w:sectPr w:rsidR="00D42CD8" w:rsidRPr="000C70FA" w:rsidSect="00DC38B4">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54818" w14:textId="77777777" w:rsidR="0085427A" w:rsidRDefault="0085427A" w:rsidP="001A6ADC">
      <w:pPr>
        <w:spacing w:line="240" w:lineRule="auto"/>
      </w:pPr>
      <w:r>
        <w:separator/>
      </w:r>
    </w:p>
  </w:endnote>
  <w:endnote w:type="continuationSeparator" w:id="0">
    <w:p w14:paraId="116AC19B" w14:textId="77777777" w:rsidR="0085427A" w:rsidRDefault="0085427A" w:rsidP="001A6ADC">
      <w:pPr>
        <w:spacing w:line="240" w:lineRule="auto"/>
      </w:pPr>
      <w:r>
        <w:continuationSeparator/>
      </w:r>
    </w:p>
  </w:endnote>
  <w:endnote w:type="continuationNotice" w:id="1">
    <w:p w14:paraId="47CBBD2B" w14:textId="77777777" w:rsidR="0085427A" w:rsidRDefault="0085427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Segoe UI Light">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9578"/>
      <w:docPartObj>
        <w:docPartGallery w:val="Page Numbers (Bottom of Page)"/>
        <w:docPartUnique/>
      </w:docPartObj>
    </w:sdtPr>
    <w:sdtContent>
      <w:p w14:paraId="078BFA59" w14:textId="77777777" w:rsidR="00D22FBF" w:rsidRDefault="00D22FBF">
        <w:pPr>
          <w:pStyle w:val="Stopka"/>
        </w:pPr>
        <w:r>
          <w:rPr>
            <w:noProof/>
          </w:rPr>
          <w:fldChar w:fldCharType="begin"/>
        </w:r>
        <w:r>
          <w:rPr>
            <w:noProof/>
          </w:rPr>
          <w:instrText xml:space="preserve"> PAGE   \* MERGEFORMAT </w:instrText>
        </w:r>
        <w:r>
          <w:rPr>
            <w:noProof/>
          </w:rPr>
          <w:fldChar w:fldCharType="separate"/>
        </w:r>
        <w:r>
          <w:rPr>
            <w:noProof/>
          </w:rPr>
          <w:t>2</w:t>
        </w:r>
        <w:r>
          <w:rPr>
            <w:noProof/>
          </w:rPr>
          <w:fldChar w:fldCharType="end"/>
        </w:r>
      </w:p>
    </w:sdtContent>
  </w:sdt>
  <w:p w14:paraId="200FDD02" w14:textId="77777777" w:rsidR="00D22FBF" w:rsidRDefault="00D22FBF">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9579"/>
      <w:docPartObj>
        <w:docPartGallery w:val="Page Numbers (Bottom of Page)"/>
        <w:docPartUnique/>
      </w:docPartObj>
    </w:sdtPr>
    <w:sdtContent>
      <w:p w14:paraId="266793A7" w14:textId="77777777" w:rsidR="00D22FBF" w:rsidRDefault="00D22FBF">
        <w:pPr>
          <w:pStyle w:val="Stopka"/>
          <w:jc w:val="right"/>
        </w:pPr>
        <w:r>
          <w:rPr>
            <w:noProof/>
          </w:rPr>
          <w:fldChar w:fldCharType="begin"/>
        </w:r>
        <w:r>
          <w:rPr>
            <w:noProof/>
          </w:rPr>
          <w:instrText xml:space="preserve"> PAGE   \* MERGEFORMAT </w:instrText>
        </w:r>
        <w:r>
          <w:rPr>
            <w:noProof/>
          </w:rPr>
          <w:fldChar w:fldCharType="separate"/>
        </w:r>
        <w:r>
          <w:rPr>
            <w:noProof/>
          </w:rPr>
          <w:t>25</w:t>
        </w:r>
        <w:r>
          <w:rPr>
            <w:noProof/>
          </w:rPr>
          <w:fldChar w:fldCharType="end"/>
        </w:r>
      </w:p>
    </w:sdtContent>
  </w:sdt>
  <w:p w14:paraId="6E9841E3" w14:textId="77777777" w:rsidR="00D22FBF" w:rsidRDefault="00D22FBF">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A639" w14:textId="77777777" w:rsidR="00D22FBF" w:rsidRDefault="00D22FBF" w:rsidP="00AA2E18">
    <w:pPr>
      <w:pStyle w:val="Stopka"/>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442289"/>
      <w:docPartObj>
        <w:docPartGallery w:val="Page Numbers (Bottom of Page)"/>
        <w:docPartUnique/>
      </w:docPartObj>
    </w:sdtPr>
    <w:sdtContent>
      <w:p w14:paraId="0DD34F0D" w14:textId="77777777" w:rsidR="00D22FBF" w:rsidRDefault="00D22FBF">
        <w:pPr>
          <w:pStyle w:val="Stopka"/>
        </w:pPr>
        <w:r>
          <w:fldChar w:fldCharType="begin"/>
        </w:r>
        <w:r>
          <w:instrText>PAGE   \* MERGEFORMAT</w:instrText>
        </w:r>
        <w:r>
          <w:fldChar w:fldCharType="separate"/>
        </w:r>
        <w:r>
          <w:t>2</w:t>
        </w:r>
        <w:r>
          <w:fldChar w:fldCharType="end"/>
        </w:r>
      </w:p>
      <w:p w14:paraId="7E8C5693" w14:textId="77777777" w:rsidR="00D22FBF" w:rsidRDefault="00000000">
        <w:pPr>
          <w:pStyle w:val="Stopka"/>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936099"/>
      <w:docPartObj>
        <w:docPartGallery w:val="Page Numbers (Bottom of Page)"/>
        <w:docPartUnique/>
      </w:docPartObj>
    </w:sdtPr>
    <w:sdtContent>
      <w:p w14:paraId="484DC2D1" w14:textId="77777777" w:rsidR="00D22FBF" w:rsidRDefault="00D22FBF">
        <w:pPr>
          <w:pStyle w:val="Stopka"/>
          <w:jc w:val="right"/>
        </w:pPr>
        <w:r>
          <w:rPr>
            <w:noProof/>
          </w:rPr>
          <w:fldChar w:fldCharType="begin"/>
        </w:r>
        <w:r>
          <w:rPr>
            <w:noProof/>
          </w:rPr>
          <w:instrText xml:space="preserve"> PAGE   \* MERGEFORMAT </w:instrText>
        </w:r>
        <w:r>
          <w:rPr>
            <w:noProof/>
          </w:rPr>
          <w:fldChar w:fldCharType="separate"/>
        </w:r>
        <w:r>
          <w:rPr>
            <w:noProof/>
          </w:rPr>
          <w:t>9</w:t>
        </w:r>
        <w:r>
          <w:rPr>
            <w:noProof/>
          </w:rPr>
          <w:fldChar w:fldCharType="end"/>
        </w:r>
      </w:p>
    </w:sdtContent>
  </w:sdt>
  <w:p w14:paraId="6A37BA5E" w14:textId="77777777" w:rsidR="00D22FBF" w:rsidRDefault="00D22FBF">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5FBA2" w14:textId="77777777" w:rsidR="0085427A" w:rsidRDefault="0085427A" w:rsidP="001A6ADC">
      <w:pPr>
        <w:spacing w:line="240" w:lineRule="auto"/>
      </w:pPr>
      <w:r>
        <w:separator/>
      </w:r>
    </w:p>
  </w:footnote>
  <w:footnote w:type="continuationSeparator" w:id="0">
    <w:p w14:paraId="37D97CD6" w14:textId="77777777" w:rsidR="0085427A" w:rsidRDefault="0085427A" w:rsidP="001A6ADC">
      <w:pPr>
        <w:spacing w:line="240" w:lineRule="auto"/>
      </w:pPr>
      <w:r>
        <w:continuationSeparator/>
      </w:r>
    </w:p>
  </w:footnote>
  <w:footnote w:type="continuationNotice" w:id="1">
    <w:p w14:paraId="1390C1B6" w14:textId="77777777" w:rsidR="0085427A" w:rsidRDefault="0085427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D66612A"/>
    <w:lvl w:ilvl="0">
      <w:start w:val="1"/>
      <w:numFmt w:val="bullet"/>
      <w:pStyle w:val="Listapunktowana"/>
      <w:lvlText w:val=""/>
      <w:lvlJc w:val="left"/>
      <w:pPr>
        <w:tabs>
          <w:tab w:val="num" w:pos="360"/>
        </w:tabs>
        <w:ind w:left="360" w:hanging="360"/>
      </w:pPr>
      <w:rPr>
        <w:rFonts w:ascii="Symbol" w:hAnsi="Symbol" w:hint="default"/>
      </w:rPr>
    </w:lvl>
  </w:abstractNum>
  <w:abstractNum w:abstractNumId="1" w15:restartNumberingAfterBreak="0">
    <w:nsid w:val="00236C7B"/>
    <w:multiLevelType w:val="hybridMultilevel"/>
    <w:tmpl w:val="0336AB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02669B5"/>
    <w:multiLevelType w:val="hybridMultilevel"/>
    <w:tmpl w:val="47FE6ED8"/>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3" w15:restartNumberingAfterBreak="0">
    <w:nsid w:val="028A0D27"/>
    <w:multiLevelType w:val="hybridMultilevel"/>
    <w:tmpl w:val="A5CE6664"/>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4" w15:restartNumberingAfterBreak="0">
    <w:nsid w:val="09FF2FD5"/>
    <w:multiLevelType w:val="hybridMultilevel"/>
    <w:tmpl w:val="8F5649C4"/>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5" w15:restartNumberingAfterBreak="0">
    <w:nsid w:val="0C53786C"/>
    <w:multiLevelType w:val="hybridMultilevel"/>
    <w:tmpl w:val="40FC6D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0CD151F9"/>
    <w:multiLevelType w:val="hybridMultilevel"/>
    <w:tmpl w:val="E2E876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0CF12DE5"/>
    <w:multiLevelType w:val="hybridMultilevel"/>
    <w:tmpl w:val="C3A06EFC"/>
    <w:lvl w:ilvl="0" w:tplc="04150001">
      <w:start w:val="1"/>
      <w:numFmt w:val="bullet"/>
      <w:lvlText w:val=""/>
      <w:lvlJc w:val="left"/>
      <w:pPr>
        <w:ind w:left="1507" w:hanging="360"/>
      </w:pPr>
      <w:rPr>
        <w:rFonts w:ascii="Symbol" w:hAnsi="Symbol" w:hint="default"/>
      </w:rPr>
    </w:lvl>
    <w:lvl w:ilvl="1" w:tplc="04150003" w:tentative="1">
      <w:start w:val="1"/>
      <w:numFmt w:val="bullet"/>
      <w:lvlText w:val="o"/>
      <w:lvlJc w:val="left"/>
      <w:pPr>
        <w:ind w:left="2227" w:hanging="360"/>
      </w:pPr>
      <w:rPr>
        <w:rFonts w:ascii="Courier New" w:hAnsi="Courier New" w:cs="Courier New" w:hint="default"/>
      </w:rPr>
    </w:lvl>
    <w:lvl w:ilvl="2" w:tplc="04150005" w:tentative="1">
      <w:start w:val="1"/>
      <w:numFmt w:val="bullet"/>
      <w:lvlText w:val=""/>
      <w:lvlJc w:val="left"/>
      <w:pPr>
        <w:ind w:left="2947" w:hanging="360"/>
      </w:pPr>
      <w:rPr>
        <w:rFonts w:ascii="Wingdings" w:hAnsi="Wingdings" w:hint="default"/>
      </w:rPr>
    </w:lvl>
    <w:lvl w:ilvl="3" w:tplc="04150001" w:tentative="1">
      <w:start w:val="1"/>
      <w:numFmt w:val="bullet"/>
      <w:lvlText w:val=""/>
      <w:lvlJc w:val="left"/>
      <w:pPr>
        <w:ind w:left="3667" w:hanging="360"/>
      </w:pPr>
      <w:rPr>
        <w:rFonts w:ascii="Symbol" w:hAnsi="Symbol" w:hint="default"/>
      </w:rPr>
    </w:lvl>
    <w:lvl w:ilvl="4" w:tplc="04150003" w:tentative="1">
      <w:start w:val="1"/>
      <w:numFmt w:val="bullet"/>
      <w:lvlText w:val="o"/>
      <w:lvlJc w:val="left"/>
      <w:pPr>
        <w:ind w:left="4387" w:hanging="360"/>
      </w:pPr>
      <w:rPr>
        <w:rFonts w:ascii="Courier New" w:hAnsi="Courier New" w:cs="Courier New" w:hint="default"/>
      </w:rPr>
    </w:lvl>
    <w:lvl w:ilvl="5" w:tplc="04150005" w:tentative="1">
      <w:start w:val="1"/>
      <w:numFmt w:val="bullet"/>
      <w:lvlText w:val=""/>
      <w:lvlJc w:val="left"/>
      <w:pPr>
        <w:ind w:left="5107" w:hanging="360"/>
      </w:pPr>
      <w:rPr>
        <w:rFonts w:ascii="Wingdings" w:hAnsi="Wingdings" w:hint="default"/>
      </w:rPr>
    </w:lvl>
    <w:lvl w:ilvl="6" w:tplc="04150001" w:tentative="1">
      <w:start w:val="1"/>
      <w:numFmt w:val="bullet"/>
      <w:lvlText w:val=""/>
      <w:lvlJc w:val="left"/>
      <w:pPr>
        <w:ind w:left="5827" w:hanging="360"/>
      </w:pPr>
      <w:rPr>
        <w:rFonts w:ascii="Symbol" w:hAnsi="Symbol" w:hint="default"/>
      </w:rPr>
    </w:lvl>
    <w:lvl w:ilvl="7" w:tplc="04150003" w:tentative="1">
      <w:start w:val="1"/>
      <w:numFmt w:val="bullet"/>
      <w:lvlText w:val="o"/>
      <w:lvlJc w:val="left"/>
      <w:pPr>
        <w:ind w:left="6547" w:hanging="360"/>
      </w:pPr>
      <w:rPr>
        <w:rFonts w:ascii="Courier New" w:hAnsi="Courier New" w:cs="Courier New" w:hint="default"/>
      </w:rPr>
    </w:lvl>
    <w:lvl w:ilvl="8" w:tplc="04150005" w:tentative="1">
      <w:start w:val="1"/>
      <w:numFmt w:val="bullet"/>
      <w:lvlText w:val=""/>
      <w:lvlJc w:val="left"/>
      <w:pPr>
        <w:ind w:left="7267" w:hanging="360"/>
      </w:pPr>
      <w:rPr>
        <w:rFonts w:ascii="Wingdings" w:hAnsi="Wingdings" w:hint="default"/>
      </w:rPr>
    </w:lvl>
  </w:abstractNum>
  <w:abstractNum w:abstractNumId="8" w15:restartNumberingAfterBreak="0">
    <w:nsid w:val="122548AF"/>
    <w:multiLevelType w:val="hybridMultilevel"/>
    <w:tmpl w:val="34EEEF3C"/>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9" w15:restartNumberingAfterBreak="0">
    <w:nsid w:val="12840D64"/>
    <w:multiLevelType w:val="hybridMultilevel"/>
    <w:tmpl w:val="0ED2E2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15B900EC"/>
    <w:multiLevelType w:val="multilevel"/>
    <w:tmpl w:val="2ECE076A"/>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6AD2C6F"/>
    <w:multiLevelType w:val="multilevel"/>
    <w:tmpl w:val="BF1AD69E"/>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7A30036"/>
    <w:multiLevelType w:val="hybridMultilevel"/>
    <w:tmpl w:val="863421EC"/>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13" w15:restartNumberingAfterBreak="0">
    <w:nsid w:val="17DB550C"/>
    <w:multiLevelType w:val="hybridMultilevel"/>
    <w:tmpl w:val="D124CAB0"/>
    <w:lvl w:ilvl="0" w:tplc="04150001">
      <w:start w:val="1"/>
      <w:numFmt w:val="bullet"/>
      <w:lvlText w:val=""/>
      <w:lvlJc w:val="left"/>
      <w:pPr>
        <w:ind w:left="1426" w:hanging="360"/>
      </w:pPr>
      <w:rPr>
        <w:rFonts w:ascii="Symbol" w:hAnsi="Symbol" w:hint="default"/>
      </w:rPr>
    </w:lvl>
    <w:lvl w:ilvl="1" w:tplc="04150003" w:tentative="1">
      <w:start w:val="1"/>
      <w:numFmt w:val="bullet"/>
      <w:lvlText w:val="o"/>
      <w:lvlJc w:val="left"/>
      <w:pPr>
        <w:ind w:left="2146" w:hanging="360"/>
      </w:pPr>
      <w:rPr>
        <w:rFonts w:ascii="Courier New" w:hAnsi="Courier New" w:cs="Courier New" w:hint="default"/>
      </w:rPr>
    </w:lvl>
    <w:lvl w:ilvl="2" w:tplc="04150005" w:tentative="1">
      <w:start w:val="1"/>
      <w:numFmt w:val="bullet"/>
      <w:lvlText w:val=""/>
      <w:lvlJc w:val="left"/>
      <w:pPr>
        <w:ind w:left="2866" w:hanging="360"/>
      </w:pPr>
      <w:rPr>
        <w:rFonts w:ascii="Wingdings" w:hAnsi="Wingdings" w:hint="default"/>
      </w:rPr>
    </w:lvl>
    <w:lvl w:ilvl="3" w:tplc="04150001" w:tentative="1">
      <w:start w:val="1"/>
      <w:numFmt w:val="bullet"/>
      <w:lvlText w:val=""/>
      <w:lvlJc w:val="left"/>
      <w:pPr>
        <w:ind w:left="3586" w:hanging="360"/>
      </w:pPr>
      <w:rPr>
        <w:rFonts w:ascii="Symbol" w:hAnsi="Symbol" w:hint="default"/>
      </w:rPr>
    </w:lvl>
    <w:lvl w:ilvl="4" w:tplc="04150003" w:tentative="1">
      <w:start w:val="1"/>
      <w:numFmt w:val="bullet"/>
      <w:lvlText w:val="o"/>
      <w:lvlJc w:val="left"/>
      <w:pPr>
        <w:ind w:left="4306" w:hanging="360"/>
      </w:pPr>
      <w:rPr>
        <w:rFonts w:ascii="Courier New" w:hAnsi="Courier New" w:cs="Courier New" w:hint="default"/>
      </w:rPr>
    </w:lvl>
    <w:lvl w:ilvl="5" w:tplc="04150005" w:tentative="1">
      <w:start w:val="1"/>
      <w:numFmt w:val="bullet"/>
      <w:lvlText w:val=""/>
      <w:lvlJc w:val="left"/>
      <w:pPr>
        <w:ind w:left="5026" w:hanging="360"/>
      </w:pPr>
      <w:rPr>
        <w:rFonts w:ascii="Wingdings" w:hAnsi="Wingdings" w:hint="default"/>
      </w:rPr>
    </w:lvl>
    <w:lvl w:ilvl="6" w:tplc="04150001" w:tentative="1">
      <w:start w:val="1"/>
      <w:numFmt w:val="bullet"/>
      <w:lvlText w:val=""/>
      <w:lvlJc w:val="left"/>
      <w:pPr>
        <w:ind w:left="5746" w:hanging="360"/>
      </w:pPr>
      <w:rPr>
        <w:rFonts w:ascii="Symbol" w:hAnsi="Symbol" w:hint="default"/>
      </w:rPr>
    </w:lvl>
    <w:lvl w:ilvl="7" w:tplc="04150003" w:tentative="1">
      <w:start w:val="1"/>
      <w:numFmt w:val="bullet"/>
      <w:lvlText w:val="o"/>
      <w:lvlJc w:val="left"/>
      <w:pPr>
        <w:ind w:left="6466" w:hanging="360"/>
      </w:pPr>
      <w:rPr>
        <w:rFonts w:ascii="Courier New" w:hAnsi="Courier New" w:cs="Courier New" w:hint="default"/>
      </w:rPr>
    </w:lvl>
    <w:lvl w:ilvl="8" w:tplc="04150005" w:tentative="1">
      <w:start w:val="1"/>
      <w:numFmt w:val="bullet"/>
      <w:lvlText w:val=""/>
      <w:lvlJc w:val="left"/>
      <w:pPr>
        <w:ind w:left="7186" w:hanging="360"/>
      </w:pPr>
      <w:rPr>
        <w:rFonts w:ascii="Wingdings" w:hAnsi="Wingdings" w:hint="default"/>
      </w:rPr>
    </w:lvl>
  </w:abstractNum>
  <w:abstractNum w:abstractNumId="14" w15:restartNumberingAfterBreak="0">
    <w:nsid w:val="1F1824BD"/>
    <w:multiLevelType w:val="hybridMultilevel"/>
    <w:tmpl w:val="3ED6E20C"/>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15" w15:restartNumberingAfterBreak="0">
    <w:nsid w:val="1FE95B69"/>
    <w:multiLevelType w:val="multilevel"/>
    <w:tmpl w:val="BF1AD69E"/>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1562940"/>
    <w:multiLevelType w:val="hybridMultilevel"/>
    <w:tmpl w:val="59187FA6"/>
    <w:lvl w:ilvl="0" w:tplc="04150001">
      <w:start w:val="1"/>
      <w:numFmt w:val="bullet"/>
      <w:lvlText w:val=""/>
      <w:lvlJc w:val="left"/>
      <w:pPr>
        <w:ind w:left="1426" w:hanging="360"/>
      </w:pPr>
      <w:rPr>
        <w:rFonts w:ascii="Symbol" w:hAnsi="Symbol" w:hint="default"/>
      </w:rPr>
    </w:lvl>
    <w:lvl w:ilvl="1" w:tplc="04150003" w:tentative="1">
      <w:start w:val="1"/>
      <w:numFmt w:val="bullet"/>
      <w:lvlText w:val="o"/>
      <w:lvlJc w:val="left"/>
      <w:pPr>
        <w:ind w:left="2146" w:hanging="360"/>
      </w:pPr>
      <w:rPr>
        <w:rFonts w:ascii="Courier New" w:hAnsi="Courier New" w:cs="Courier New" w:hint="default"/>
      </w:rPr>
    </w:lvl>
    <w:lvl w:ilvl="2" w:tplc="04150005" w:tentative="1">
      <w:start w:val="1"/>
      <w:numFmt w:val="bullet"/>
      <w:lvlText w:val=""/>
      <w:lvlJc w:val="left"/>
      <w:pPr>
        <w:ind w:left="2866" w:hanging="360"/>
      </w:pPr>
      <w:rPr>
        <w:rFonts w:ascii="Wingdings" w:hAnsi="Wingdings" w:hint="default"/>
      </w:rPr>
    </w:lvl>
    <w:lvl w:ilvl="3" w:tplc="04150001" w:tentative="1">
      <w:start w:val="1"/>
      <w:numFmt w:val="bullet"/>
      <w:lvlText w:val=""/>
      <w:lvlJc w:val="left"/>
      <w:pPr>
        <w:ind w:left="3586" w:hanging="360"/>
      </w:pPr>
      <w:rPr>
        <w:rFonts w:ascii="Symbol" w:hAnsi="Symbol" w:hint="default"/>
      </w:rPr>
    </w:lvl>
    <w:lvl w:ilvl="4" w:tplc="04150003" w:tentative="1">
      <w:start w:val="1"/>
      <w:numFmt w:val="bullet"/>
      <w:lvlText w:val="o"/>
      <w:lvlJc w:val="left"/>
      <w:pPr>
        <w:ind w:left="4306" w:hanging="360"/>
      </w:pPr>
      <w:rPr>
        <w:rFonts w:ascii="Courier New" w:hAnsi="Courier New" w:cs="Courier New" w:hint="default"/>
      </w:rPr>
    </w:lvl>
    <w:lvl w:ilvl="5" w:tplc="04150005" w:tentative="1">
      <w:start w:val="1"/>
      <w:numFmt w:val="bullet"/>
      <w:lvlText w:val=""/>
      <w:lvlJc w:val="left"/>
      <w:pPr>
        <w:ind w:left="5026" w:hanging="360"/>
      </w:pPr>
      <w:rPr>
        <w:rFonts w:ascii="Wingdings" w:hAnsi="Wingdings" w:hint="default"/>
      </w:rPr>
    </w:lvl>
    <w:lvl w:ilvl="6" w:tplc="04150001" w:tentative="1">
      <w:start w:val="1"/>
      <w:numFmt w:val="bullet"/>
      <w:lvlText w:val=""/>
      <w:lvlJc w:val="left"/>
      <w:pPr>
        <w:ind w:left="5746" w:hanging="360"/>
      </w:pPr>
      <w:rPr>
        <w:rFonts w:ascii="Symbol" w:hAnsi="Symbol" w:hint="default"/>
      </w:rPr>
    </w:lvl>
    <w:lvl w:ilvl="7" w:tplc="04150003" w:tentative="1">
      <w:start w:val="1"/>
      <w:numFmt w:val="bullet"/>
      <w:lvlText w:val="o"/>
      <w:lvlJc w:val="left"/>
      <w:pPr>
        <w:ind w:left="6466" w:hanging="360"/>
      </w:pPr>
      <w:rPr>
        <w:rFonts w:ascii="Courier New" w:hAnsi="Courier New" w:cs="Courier New" w:hint="default"/>
      </w:rPr>
    </w:lvl>
    <w:lvl w:ilvl="8" w:tplc="04150005" w:tentative="1">
      <w:start w:val="1"/>
      <w:numFmt w:val="bullet"/>
      <w:lvlText w:val=""/>
      <w:lvlJc w:val="left"/>
      <w:pPr>
        <w:ind w:left="7186" w:hanging="360"/>
      </w:pPr>
      <w:rPr>
        <w:rFonts w:ascii="Wingdings" w:hAnsi="Wingdings" w:hint="default"/>
      </w:rPr>
    </w:lvl>
  </w:abstractNum>
  <w:abstractNum w:abstractNumId="17" w15:restartNumberingAfterBreak="0">
    <w:nsid w:val="231A46CB"/>
    <w:multiLevelType w:val="hybridMultilevel"/>
    <w:tmpl w:val="2D22D528"/>
    <w:lvl w:ilvl="0" w:tplc="5778F88C">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23470C06"/>
    <w:multiLevelType w:val="hybridMultilevel"/>
    <w:tmpl w:val="050E5872"/>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19" w15:restartNumberingAfterBreak="0">
    <w:nsid w:val="25CA686C"/>
    <w:multiLevelType w:val="multilevel"/>
    <w:tmpl w:val="BF1AD69E"/>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72F73B8"/>
    <w:multiLevelType w:val="hybridMultilevel"/>
    <w:tmpl w:val="5A0025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284F0F89"/>
    <w:multiLevelType w:val="hybridMultilevel"/>
    <w:tmpl w:val="380A6A68"/>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2" w15:restartNumberingAfterBreak="0">
    <w:nsid w:val="2C04525A"/>
    <w:multiLevelType w:val="hybridMultilevel"/>
    <w:tmpl w:val="2A1CCB42"/>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23" w15:restartNumberingAfterBreak="0">
    <w:nsid w:val="30027047"/>
    <w:multiLevelType w:val="hybridMultilevel"/>
    <w:tmpl w:val="42A2A8C4"/>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24" w15:restartNumberingAfterBreak="0">
    <w:nsid w:val="34055BCD"/>
    <w:multiLevelType w:val="hybridMultilevel"/>
    <w:tmpl w:val="44E22190"/>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25" w15:restartNumberingAfterBreak="0">
    <w:nsid w:val="3408579E"/>
    <w:multiLevelType w:val="hybridMultilevel"/>
    <w:tmpl w:val="17B6E67A"/>
    <w:lvl w:ilvl="0" w:tplc="94CCF6EA">
      <w:start w:val="1"/>
      <w:numFmt w:val="decimal"/>
      <w:pStyle w:val="Spisliteratury"/>
      <w:lvlText w:val="%1."/>
      <w:lvlJc w:val="left"/>
      <w:pPr>
        <w:ind w:left="720" w:hanging="360"/>
      </w:pPr>
      <w:rPr>
        <w:rFonts w:hint="default"/>
        <w:sz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38AB315D"/>
    <w:multiLevelType w:val="hybridMultilevel"/>
    <w:tmpl w:val="09E4CB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3EA504E6"/>
    <w:multiLevelType w:val="multilevel"/>
    <w:tmpl w:val="BF1AD69E"/>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3F43B02"/>
    <w:multiLevelType w:val="hybridMultilevel"/>
    <w:tmpl w:val="1D1036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48E40771"/>
    <w:multiLevelType w:val="hybridMultilevel"/>
    <w:tmpl w:val="5E962E84"/>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30" w15:restartNumberingAfterBreak="0">
    <w:nsid w:val="4AC82930"/>
    <w:multiLevelType w:val="multilevel"/>
    <w:tmpl w:val="BF1AD69E"/>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BDB4D4D"/>
    <w:multiLevelType w:val="hybridMultilevel"/>
    <w:tmpl w:val="8794AE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4BF1296F"/>
    <w:multiLevelType w:val="hybridMultilevel"/>
    <w:tmpl w:val="86F260F0"/>
    <w:lvl w:ilvl="0" w:tplc="AEACA994">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4CD13C58"/>
    <w:multiLevelType w:val="hybridMultilevel"/>
    <w:tmpl w:val="8D96497C"/>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34" w15:restartNumberingAfterBreak="0">
    <w:nsid w:val="537275D6"/>
    <w:multiLevelType w:val="multilevel"/>
    <w:tmpl w:val="967A5772"/>
    <w:lvl w:ilvl="0">
      <w:start w:val="1"/>
      <w:numFmt w:val="decimal"/>
      <w:pStyle w:val="Nagwek1"/>
      <w:lvlText w:val="%1."/>
      <w:lvlJc w:val="left"/>
      <w:pPr>
        <w:ind w:left="360" w:hanging="360"/>
      </w:pPr>
    </w:lvl>
    <w:lvl w:ilvl="1">
      <w:start w:val="1"/>
      <w:numFmt w:val="decimal"/>
      <w:pStyle w:val="Nagwek2"/>
      <w:lvlText w:val="%1.%2."/>
      <w:lvlJc w:val="left"/>
      <w:pPr>
        <w:ind w:left="792" w:hanging="432"/>
      </w:pPr>
    </w:lvl>
    <w:lvl w:ilvl="2">
      <w:start w:val="1"/>
      <w:numFmt w:val="decimal"/>
      <w:pStyle w:val="Nagwek3"/>
      <w:lvlText w:val="%1.%2.%3."/>
      <w:lvlJc w:val="left"/>
      <w:pPr>
        <w:ind w:left="78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653795B"/>
    <w:multiLevelType w:val="hybridMultilevel"/>
    <w:tmpl w:val="DB4213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583D5C66"/>
    <w:multiLevelType w:val="multilevel"/>
    <w:tmpl w:val="BF1AD69E"/>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A6F2B06"/>
    <w:multiLevelType w:val="hybridMultilevel"/>
    <w:tmpl w:val="A59CC2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5B936BA5"/>
    <w:multiLevelType w:val="hybridMultilevel"/>
    <w:tmpl w:val="C9B6FE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5D3E5997"/>
    <w:multiLevelType w:val="hybridMultilevel"/>
    <w:tmpl w:val="71F8B2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5D8D3375"/>
    <w:multiLevelType w:val="hybridMultilevel"/>
    <w:tmpl w:val="8D6AC6DE"/>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41" w15:restartNumberingAfterBreak="0">
    <w:nsid w:val="5DF82BAB"/>
    <w:multiLevelType w:val="multilevel"/>
    <w:tmpl w:val="BF1AD69E"/>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5E650EC2"/>
    <w:multiLevelType w:val="hybridMultilevel"/>
    <w:tmpl w:val="A1B2AACC"/>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43" w15:restartNumberingAfterBreak="0">
    <w:nsid w:val="5F2E4219"/>
    <w:multiLevelType w:val="hybridMultilevel"/>
    <w:tmpl w:val="DB5615BC"/>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44" w15:restartNumberingAfterBreak="0">
    <w:nsid w:val="60B8399F"/>
    <w:multiLevelType w:val="multilevel"/>
    <w:tmpl w:val="B0ECFCDA"/>
    <w:lvl w:ilvl="0">
      <w:start w:val="6"/>
      <w:numFmt w:val="decimal"/>
      <w:lvlText w:val="%1"/>
      <w:lvlJc w:val="left"/>
      <w:pPr>
        <w:ind w:left="405" w:hanging="405"/>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5" w15:restartNumberingAfterBreak="0">
    <w:nsid w:val="637D07A2"/>
    <w:multiLevelType w:val="hybridMultilevel"/>
    <w:tmpl w:val="E5DCCDD2"/>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46" w15:restartNumberingAfterBreak="0">
    <w:nsid w:val="64206496"/>
    <w:multiLevelType w:val="hybridMultilevel"/>
    <w:tmpl w:val="CE948230"/>
    <w:lvl w:ilvl="0" w:tplc="04150001">
      <w:start w:val="1"/>
      <w:numFmt w:val="bullet"/>
      <w:lvlText w:val=""/>
      <w:lvlJc w:val="left"/>
      <w:pPr>
        <w:ind w:left="1060" w:hanging="360"/>
      </w:pPr>
      <w:rPr>
        <w:rFonts w:ascii="Symbol" w:hAnsi="Symbol" w:hint="default"/>
      </w:rPr>
    </w:lvl>
    <w:lvl w:ilvl="1" w:tplc="04150003" w:tentative="1">
      <w:start w:val="1"/>
      <w:numFmt w:val="bullet"/>
      <w:lvlText w:val="o"/>
      <w:lvlJc w:val="left"/>
      <w:pPr>
        <w:ind w:left="1780" w:hanging="360"/>
      </w:pPr>
      <w:rPr>
        <w:rFonts w:ascii="Courier New" w:hAnsi="Courier New" w:cs="Courier New" w:hint="default"/>
      </w:rPr>
    </w:lvl>
    <w:lvl w:ilvl="2" w:tplc="04150005" w:tentative="1">
      <w:start w:val="1"/>
      <w:numFmt w:val="bullet"/>
      <w:lvlText w:val=""/>
      <w:lvlJc w:val="left"/>
      <w:pPr>
        <w:ind w:left="2500" w:hanging="360"/>
      </w:pPr>
      <w:rPr>
        <w:rFonts w:ascii="Wingdings" w:hAnsi="Wingdings" w:hint="default"/>
      </w:rPr>
    </w:lvl>
    <w:lvl w:ilvl="3" w:tplc="04150001" w:tentative="1">
      <w:start w:val="1"/>
      <w:numFmt w:val="bullet"/>
      <w:lvlText w:val=""/>
      <w:lvlJc w:val="left"/>
      <w:pPr>
        <w:ind w:left="3220" w:hanging="360"/>
      </w:pPr>
      <w:rPr>
        <w:rFonts w:ascii="Symbol" w:hAnsi="Symbol" w:hint="default"/>
      </w:rPr>
    </w:lvl>
    <w:lvl w:ilvl="4" w:tplc="04150003" w:tentative="1">
      <w:start w:val="1"/>
      <w:numFmt w:val="bullet"/>
      <w:lvlText w:val="o"/>
      <w:lvlJc w:val="left"/>
      <w:pPr>
        <w:ind w:left="3940" w:hanging="360"/>
      </w:pPr>
      <w:rPr>
        <w:rFonts w:ascii="Courier New" w:hAnsi="Courier New" w:cs="Courier New" w:hint="default"/>
      </w:rPr>
    </w:lvl>
    <w:lvl w:ilvl="5" w:tplc="04150005" w:tentative="1">
      <w:start w:val="1"/>
      <w:numFmt w:val="bullet"/>
      <w:lvlText w:val=""/>
      <w:lvlJc w:val="left"/>
      <w:pPr>
        <w:ind w:left="4660" w:hanging="360"/>
      </w:pPr>
      <w:rPr>
        <w:rFonts w:ascii="Wingdings" w:hAnsi="Wingdings" w:hint="default"/>
      </w:rPr>
    </w:lvl>
    <w:lvl w:ilvl="6" w:tplc="04150001" w:tentative="1">
      <w:start w:val="1"/>
      <w:numFmt w:val="bullet"/>
      <w:lvlText w:val=""/>
      <w:lvlJc w:val="left"/>
      <w:pPr>
        <w:ind w:left="5380" w:hanging="360"/>
      </w:pPr>
      <w:rPr>
        <w:rFonts w:ascii="Symbol" w:hAnsi="Symbol" w:hint="default"/>
      </w:rPr>
    </w:lvl>
    <w:lvl w:ilvl="7" w:tplc="04150003" w:tentative="1">
      <w:start w:val="1"/>
      <w:numFmt w:val="bullet"/>
      <w:lvlText w:val="o"/>
      <w:lvlJc w:val="left"/>
      <w:pPr>
        <w:ind w:left="6100" w:hanging="360"/>
      </w:pPr>
      <w:rPr>
        <w:rFonts w:ascii="Courier New" w:hAnsi="Courier New" w:cs="Courier New" w:hint="default"/>
      </w:rPr>
    </w:lvl>
    <w:lvl w:ilvl="8" w:tplc="04150005" w:tentative="1">
      <w:start w:val="1"/>
      <w:numFmt w:val="bullet"/>
      <w:lvlText w:val=""/>
      <w:lvlJc w:val="left"/>
      <w:pPr>
        <w:ind w:left="6820" w:hanging="360"/>
      </w:pPr>
      <w:rPr>
        <w:rFonts w:ascii="Wingdings" w:hAnsi="Wingdings" w:hint="default"/>
      </w:rPr>
    </w:lvl>
  </w:abstractNum>
  <w:abstractNum w:abstractNumId="47" w15:restartNumberingAfterBreak="0">
    <w:nsid w:val="6B556541"/>
    <w:multiLevelType w:val="multilevel"/>
    <w:tmpl w:val="81B436D2"/>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6B5A3209"/>
    <w:multiLevelType w:val="hybridMultilevel"/>
    <w:tmpl w:val="90DCCF76"/>
    <w:lvl w:ilvl="0" w:tplc="F29CE3EE">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9" w15:restartNumberingAfterBreak="0">
    <w:nsid w:val="6D8851FE"/>
    <w:multiLevelType w:val="hybridMultilevel"/>
    <w:tmpl w:val="ACBE86C6"/>
    <w:lvl w:ilvl="0" w:tplc="DC94A562">
      <w:start w:val="1"/>
      <w:numFmt w:val="decimal"/>
      <w:pStyle w:val="Literatura"/>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0" w15:restartNumberingAfterBreak="0">
    <w:nsid w:val="720756FF"/>
    <w:multiLevelType w:val="multilevel"/>
    <w:tmpl w:val="BF1AD69E"/>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763A5D68"/>
    <w:multiLevelType w:val="hybridMultilevel"/>
    <w:tmpl w:val="4CC818B0"/>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52" w15:restartNumberingAfterBreak="0">
    <w:nsid w:val="793B1BA1"/>
    <w:multiLevelType w:val="hybridMultilevel"/>
    <w:tmpl w:val="56C07916"/>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53" w15:restartNumberingAfterBreak="0">
    <w:nsid w:val="7A5D0B1C"/>
    <w:multiLevelType w:val="hybridMultilevel"/>
    <w:tmpl w:val="EB0E03AC"/>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54" w15:restartNumberingAfterBreak="0">
    <w:nsid w:val="7BCD4113"/>
    <w:multiLevelType w:val="hybridMultilevel"/>
    <w:tmpl w:val="4DAC56AC"/>
    <w:lvl w:ilvl="0" w:tplc="04150001">
      <w:start w:val="1"/>
      <w:numFmt w:val="bullet"/>
      <w:lvlText w:val=""/>
      <w:lvlJc w:val="left"/>
      <w:pPr>
        <w:ind w:left="1071" w:hanging="360"/>
      </w:pPr>
      <w:rPr>
        <w:rFonts w:ascii="Symbol" w:hAnsi="Symbol" w:hint="default"/>
      </w:rPr>
    </w:lvl>
    <w:lvl w:ilvl="1" w:tplc="04150003" w:tentative="1">
      <w:start w:val="1"/>
      <w:numFmt w:val="bullet"/>
      <w:lvlText w:val="o"/>
      <w:lvlJc w:val="left"/>
      <w:pPr>
        <w:ind w:left="1791" w:hanging="360"/>
      </w:pPr>
      <w:rPr>
        <w:rFonts w:ascii="Courier New" w:hAnsi="Courier New" w:cs="Courier New" w:hint="default"/>
      </w:rPr>
    </w:lvl>
    <w:lvl w:ilvl="2" w:tplc="04150005" w:tentative="1">
      <w:start w:val="1"/>
      <w:numFmt w:val="bullet"/>
      <w:lvlText w:val=""/>
      <w:lvlJc w:val="left"/>
      <w:pPr>
        <w:ind w:left="2511" w:hanging="360"/>
      </w:pPr>
      <w:rPr>
        <w:rFonts w:ascii="Wingdings" w:hAnsi="Wingdings" w:hint="default"/>
      </w:rPr>
    </w:lvl>
    <w:lvl w:ilvl="3" w:tplc="04150001" w:tentative="1">
      <w:start w:val="1"/>
      <w:numFmt w:val="bullet"/>
      <w:lvlText w:val=""/>
      <w:lvlJc w:val="left"/>
      <w:pPr>
        <w:ind w:left="3231" w:hanging="360"/>
      </w:pPr>
      <w:rPr>
        <w:rFonts w:ascii="Symbol" w:hAnsi="Symbol" w:hint="default"/>
      </w:rPr>
    </w:lvl>
    <w:lvl w:ilvl="4" w:tplc="04150003" w:tentative="1">
      <w:start w:val="1"/>
      <w:numFmt w:val="bullet"/>
      <w:lvlText w:val="o"/>
      <w:lvlJc w:val="left"/>
      <w:pPr>
        <w:ind w:left="3951" w:hanging="360"/>
      </w:pPr>
      <w:rPr>
        <w:rFonts w:ascii="Courier New" w:hAnsi="Courier New" w:cs="Courier New" w:hint="default"/>
      </w:rPr>
    </w:lvl>
    <w:lvl w:ilvl="5" w:tplc="04150005" w:tentative="1">
      <w:start w:val="1"/>
      <w:numFmt w:val="bullet"/>
      <w:lvlText w:val=""/>
      <w:lvlJc w:val="left"/>
      <w:pPr>
        <w:ind w:left="4671" w:hanging="360"/>
      </w:pPr>
      <w:rPr>
        <w:rFonts w:ascii="Wingdings" w:hAnsi="Wingdings" w:hint="default"/>
      </w:rPr>
    </w:lvl>
    <w:lvl w:ilvl="6" w:tplc="04150001" w:tentative="1">
      <w:start w:val="1"/>
      <w:numFmt w:val="bullet"/>
      <w:lvlText w:val=""/>
      <w:lvlJc w:val="left"/>
      <w:pPr>
        <w:ind w:left="5391" w:hanging="360"/>
      </w:pPr>
      <w:rPr>
        <w:rFonts w:ascii="Symbol" w:hAnsi="Symbol" w:hint="default"/>
      </w:rPr>
    </w:lvl>
    <w:lvl w:ilvl="7" w:tplc="04150003" w:tentative="1">
      <w:start w:val="1"/>
      <w:numFmt w:val="bullet"/>
      <w:lvlText w:val="o"/>
      <w:lvlJc w:val="left"/>
      <w:pPr>
        <w:ind w:left="6111" w:hanging="360"/>
      </w:pPr>
      <w:rPr>
        <w:rFonts w:ascii="Courier New" w:hAnsi="Courier New" w:cs="Courier New" w:hint="default"/>
      </w:rPr>
    </w:lvl>
    <w:lvl w:ilvl="8" w:tplc="04150005" w:tentative="1">
      <w:start w:val="1"/>
      <w:numFmt w:val="bullet"/>
      <w:lvlText w:val=""/>
      <w:lvlJc w:val="left"/>
      <w:pPr>
        <w:ind w:left="6831" w:hanging="360"/>
      </w:pPr>
      <w:rPr>
        <w:rFonts w:ascii="Wingdings" w:hAnsi="Wingdings" w:hint="default"/>
      </w:rPr>
    </w:lvl>
  </w:abstractNum>
  <w:num w:numId="1" w16cid:durableId="578636334">
    <w:abstractNumId w:val="34"/>
  </w:num>
  <w:num w:numId="2" w16cid:durableId="1781409958">
    <w:abstractNumId w:val="49"/>
  </w:num>
  <w:num w:numId="3" w16cid:durableId="1971277040">
    <w:abstractNumId w:val="25"/>
  </w:num>
  <w:num w:numId="4" w16cid:durableId="1810707961">
    <w:abstractNumId w:val="31"/>
  </w:num>
  <w:num w:numId="5" w16cid:durableId="1301812317">
    <w:abstractNumId w:val="38"/>
  </w:num>
  <w:num w:numId="6" w16cid:durableId="823739012">
    <w:abstractNumId w:val="6"/>
  </w:num>
  <w:num w:numId="7" w16cid:durableId="1596665175">
    <w:abstractNumId w:val="16"/>
  </w:num>
  <w:num w:numId="8" w16cid:durableId="1410497590">
    <w:abstractNumId w:val="46"/>
  </w:num>
  <w:num w:numId="9" w16cid:durableId="408625584">
    <w:abstractNumId w:val="13"/>
  </w:num>
  <w:num w:numId="10" w16cid:durableId="1483353827">
    <w:abstractNumId w:val="1"/>
  </w:num>
  <w:num w:numId="11" w16cid:durableId="71588582">
    <w:abstractNumId w:val="3"/>
  </w:num>
  <w:num w:numId="12" w16cid:durableId="1344626591">
    <w:abstractNumId w:val="24"/>
  </w:num>
  <w:num w:numId="13" w16cid:durableId="394395761">
    <w:abstractNumId w:val="5"/>
  </w:num>
  <w:num w:numId="14" w16cid:durableId="808286343">
    <w:abstractNumId w:val="23"/>
  </w:num>
  <w:num w:numId="15" w16cid:durableId="706225624">
    <w:abstractNumId w:val="8"/>
  </w:num>
  <w:num w:numId="16" w16cid:durableId="833106684">
    <w:abstractNumId w:val="47"/>
  </w:num>
  <w:num w:numId="17" w16cid:durableId="1630549508">
    <w:abstractNumId w:val="10"/>
  </w:num>
  <w:num w:numId="18" w16cid:durableId="378435269">
    <w:abstractNumId w:val="30"/>
  </w:num>
  <w:num w:numId="19" w16cid:durableId="1775323088">
    <w:abstractNumId w:val="22"/>
  </w:num>
  <w:num w:numId="20" w16cid:durableId="448813971">
    <w:abstractNumId w:val="27"/>
  </w:num>
  <w:num w:numId="21" w16cid:durableId="2033070884">
    <w:abstractNumId w:val="17"/>
  </w:num>
  <w:num w:numId="22" w16cid:durableId="37901296">
    <w:abstractNumId w:val="41"/>
  </w:num>
  <w:num w:numId="23" w16cid:durableId="74055761">
    <w:abstractNumId w:val="15"/>
  </w:num>
  <w:num w:numId="24" w16cid:durableId="870269334">
    <w:abstractNumId w:val="19"/>
  </w:num>
  <w:num w:numId="25" w16cid:durableId="1170871680">
    <w:abstractNumId w:val="53"/>
  </w:num>
  <w:num w:numId="26" w16cid:durableId="1383558044">
    <w:abstractNumId w:val="54"/>
  </w:num>
  <w:num w:numId="27" w16cid:durableId="1958103193">
    <w:abstractNumId w:val="33"/>
  </w:num>
  <w:num w:numId="28" w16cid:durableId="1287467949">
    <w:abstractNumId w:val="18"/>
  </w:num>
  <w:num w:numId="29" w16cid:durableId="866793479">
    <w:abstractNumId w:val="50"/>
  </w:num>
  <w:num w:numId="30" w16cid:durableId="1673406832">
    <w:abstractNumId w:val="44"/>
  </w:num>
  <w:num w:numId="31" w16cid:durableId="31391931">
    <w:abstractNumId w:val="36"/>
  </w:num>
  <w:num w:numId="32" w16cid:durableId="1673559715">
    <w:abstractNumId w:val="11"/>
  </w:num>
  <w:num w:numId="33" w16cid:durableId="593517562">
    <w:abstractNumId w:val="39"/>
  </w:num>
  <w:num w:numId="34" w16cid:durableId="2129084243">
    <w:abstractNumId w:val="20"/>
  </w:num>
  <w:num w:numId="35" w16cid:durableId="1549877472">
    <w:abstractNumId w:val="9"/>
  </w:num>
  <w:num w:numId="36" w16cid:durableId="1542720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26462786">
    <w:abstractNumId w:val="32"/>
  </w:num>
  <w:num w:numId="38" w16cid:durableId="840659223">
    <w:abstractNumId w:val="48"/>
  </w:num>
  <w:num w:numId="39" w16cid:durableId="1269043550">
    <w:abstractNumId w:val="0"/>
  </w:num>
  <w:num w:numId="40" w16cid:durableId="1984892849">
    <w:abstractNumId w:val="26"/>
  </w:num>
  <w:num w:numId="41" w16cid:durableId="1513643341">
    <w:abstractNumId w:val="7"/>
  </w:num>
  <w:num w:numId="42" w16cid:durableId="751510725">
    <w:abstractNumId w:val="37"/>
  </w:num>
  <w:num w:numId="43" w16cid:durableId="1107194136">
    <w:abstractNumId w:val="52"/>
  </w:num>
  <w:num w:numId="44" w16cid:durableId="1416635272">
    <w:abstractNumId w:val="45"/>
  </w:num>
  <w:num w:numId="45" w16cid:durableId="1132790118">
    <w:abstractNumId w:val="28"/>
  </w:num>
  <w:num w:numId="46" w16cid:durableId="1692757095">
    <w:abstractNumId w:val="51"/>
  </w:num>
  <w:num w:numId="47" w16cid:durableId="1722703271">
    <w:abstractNumId w:val="14"/>
  </w:num>
  <w:num w:numId="48" w16cid:durableId="725689670">
    <w:abstractNumId w:val="12"/>
  </w:num>
  <w:num w:numId="49" w16cid:durableId="404569552">
    <w:abstractNumId w:val="21"/>
  </w:num>
  <w:num w:numId="50" w16cid:durableId="1835609419">
    <w:abstractNumId w:val="40"/>
  </w:num>
  <w:num w:numId="51" w16cid:durableId="243489987">
    <w:abstractNumId w:val="43"/>
  </w:num>
  <w:num w:numId="52" w16cid:durableId="1612780256">
    <w:abstractNumId w:val="29"/>
  </w:num>
  <w:num w:numId="53" w16cid:durableId="1798255565">
    <w:abstractNumId w:val="2"/>
  </w:num>
  <w:num w:numId="54" w16cid:durableId="64377571">
    <w:abstractNumId w:val="4"/>
  </w:num>
  <w:num w:numId="55" w16cid:durableId="471682532">
    <w:abstractNumId w:val="42"/>
  </w:num>
  <w:num w:numId="56" w16cid:durableId="1348487968">
    <w:abstractNumId w:val="35"/>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zyński Rafał 2 (STUD)">
    <w15:presenceInfo w15:providerId="AD" w15:userId="S::01159291@pw.edu.pl::3080eb1a-8f57-4960-b54d-48952496c5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proofState w:spelling="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S3NDAxMDQxMjY0MzJX0lEKTi0uzszPAykwrgUAxyIE6iwAAAA="/>
  </w:docVars>
  <w:rsids>
    <w:rsidRoot w:val="00085CEB"/>
    <w:rsid w:val="00000328"/>
    <w:rsid w:val="0000037F"/>
    <w:rsid w:val="00000AA1"/>
    <w:rsid w:val="0000103F"/>
    <w:rsid w:val="0000128E"/>
    <w:rsid w:val="00001D51"/>
    <w:rsid w:val="00002202"/>
    <w:rsid w:val="00002402"/>
    <w:rsid w:val="00002C08"/>
    <w:rsid w:val="00002CAA"/>
    <w:rsid w:val="00003494"/>
    <w:rsid w:val="00004004"/>
    <w:rsid w:val="00004CAC"/>
    <w:rsid w:val="00004E0E"/>
    <w:rsid w:val="000051F9"/>
    <w:rsid w:val="00005A6E"/>
    <w:rsid w:val="00005CCF"/>
    <w:rsid w:val="00006281"/>
    <w:rsid w:val="00006660"/>
    <w:rsid w:val="000068CB"/>
    <w:rsid w:val="000071AD"/>
    <w:rsid w:val="00007486"/>
    <w:rsid w:val="0000794F"/>
    <w:rsid w:val="0000795A"/>
    <w:rsid w:val="00007D55"/>
    <w:rsid w:val="00007EB6"/>
    <w:rsid w:val="0001085E"/>
    <w:rsid w:val="00010B78"/>
    <w:rsid w:val="0001121D"/>
    <w:rsid w:val="00011684"/>
    <w:rsid w:val="00011801"/>
    <w:rsid w:val="00011B30"/>
    <w:rsid w:val="00011DE9"/>
    <w:rsid w:val="00012470"/>
    <w:rsid w:val="0001258C"/>
    <w:rsid w:val="000129F0"/>
    <w:rsid w:val="00012B97"/>
    <w:rsid w:val="00012E82"/>
    <w:rsid w:val="00015476"/>
    <w:rsid w:val="00015C99"/>
    <w:rsid w:val="00015DFD"/>
    <w:rsid w:val="00016A5A"/>
    <w:rsid w:val="00016C2C"/>
    <w:rsid w:val="00016C59"/>
    <w:rsid w:val="00017F7B"/>
    <w:rsid w:val="0002037C"/>
    <w:rsid w:val="00020BBA"/>
    <w:rsid w:val="0002142B"/>
    <w:rsid w:val="00021B00"/>
    <w:rsid w:val="00021BCD"/>
    <w:rsid w:val="00022634"/>
    <w:rsid w:val="0002267F"/>
    <w:rsid w:val="00023055"/>
    <w:rsid w:val="0002317B"/>
    <w:rsid w:val="000233C1"/>
    <w:rsid w:val="00024EC2"/>
    <w:rsid w:val="0002534A"/>
    <w:rsid w:val="00025A23"/>
    <w:rsid w:val="00025EC3"/>
    <w:rsid w:val="00026857"/>
    <w:rsid w:val="00026C93"/>
    <w:rsid w:val="00027067"/>
    <w:rsid w:val="00027839"/>
    <w:rsid w:val="00027ABE"/>
    <w:rsid w:val="00030046"/>
    <w:rsid w:val="000305BF"/>
    <w:rsid w:val="0003090C"/>
    <w:rsid w:val="00030ECA"/>
    <w:rsid w:val="0003213A"/>
    <w:rsid w:val="0003255E"/>
    <w:rsid w:val="00032D50"/>
    <w:rsid w:val="00032FC4"/>
    <w:rsid w:val="00034628"/>
    <w:rsid w:val="00034ABB"/>
    <w:rsid w:val="00034BCA"/>
    <w:rsid w:val="00034D5E"/>
    <w:rsid w:val="00035184"/>
    <w:rsid w:val="00035242"/>
    <w:rsid w:val="000355E1"/>
    <w:rsid w:val="00035946"/>
    <w:rsid w:val="00035DBD"/>
    <w:rsid w:val="00036283"/>
    <w:rsid w:val="00036762"/>
    <w:rsid w:val="0003676A"/>
    <w:rsid w:val="000367A9"/>
    <w:rsid w:val="000369DF"/>
    <w:rsid w:val="00036BE9"/>
    <w:rsid w:val="00036D30"/>
    <w:rsid w:val="000371C8"/>
    <w:rsid w:val="00037584"/>
    <w:rsid w:val="00037853"/>
    <w:rsid w:val="00037FEE"/>
    <w:rsid w:val="00040075"/>
    <w:rsid w:val="00041270"/>
    <w:rsid w:val="000416BD"/>
    <w:rsid w:val="00041B7F"/>
    <w:rsid w:val="00042119"/>
    <w:rsid w:val="0004358A"/>
    <w:rsid w:val="00044DB8"/>
    <w:rsid w:val="0004553C"/>
    <w:rsid w:val="000459D4"/>
    <w:rsid w:val="000460FA"/>
    <w:rsid w:val="000463F2"/>
    <w:rsid w:val="0004662D"/>
    <w:rsid w:val="000468EB"/>
    <w:rsid w:val="00046A5F"/>
    <w:rsid w:val="00046CAB"/>
    <w:rsid w:val="00047C34"/>
    <w:rsid w:val="00050190"/>
    <w:rsid w:val="000501CA"/>
    <w:rsid w:val="000503D1"/>
    <w:rsid w:val="0005088A"/>
    <w:rsid w:val="00050A9E"/>
    <w:rsid w:val="000514F3"/>
    <w:rsid w:val="000519E7"/>
    <w:rsid w:val="00051BA7"/>
    <w:rsid w:val="00052420"/>
    <w:rsid w:val="00052944"/>
    <w:rsid w:val="00053A76"/>
    <w:rsid w:val="00053CE7"/>
    <w:rsid w:val="00053D36"/>
    <w:rsid w:val="00053F65"/>
    <w:rsid w:val="000548C3"/>
    <w:rsid w:val="00054F53"/>
    <w:rsid w:val="00055352"/>
    <w:rsid w:val="00055789"/>
    <w:rsid w:val="0005586E"/>
    <w:rsid w:val="00056058"/>
    <w:rsid w:val="00056530"/>
    <w:rsid w:val="000568BD"/>
    <w:rsid w:val="00056993"/>
    <w:rsid w:val="00056EFC"/>
    <w:rsid w:val="00060010"/>
    <w:rsid w:val="00060069"/>
    <w:rsid w:val="00060619"/>
    <w:rsid w:val="0006086A"/>
    <w:rsid w:val="0006143F"/>
    <w:rsid w:val="0006263A"/>
    <w:rsid w:val="00062952"/>
    <w:rsid w:val="00062D1F"/>
    <w:rsid w:val="000631ED"/>
    <w:rsid w:val="00063E34"/>
    <w:rsid w:val="00063E4F"/>
    <w:rsid w:val="00063F7C"/>
    <w:rsid w:val="0006512C"/>
    <w:rsid w:val="00066441"/>
    <w:rsid w:val="00067520"/>
    <w:rsid w:val="00067526"/>
    <w:rsid w:val="000679E7"/>
    <w:rsid w:val="0007022A"/>
    <w:rsid w:val="0007154A"/>
    <w:rsid w:val="00071EB7"/>
    <w:rsid w:val="00071EFD"/>
    <w:rsid w:val="000721EF"/>
    <w:rsid w:val="000723D2"/>
    <w:rsid w:val="00073664"/>
    <w:rsid w:val="00073800"/>
    <w:rsid w:val="00074337"/>
    <w:rsid w:val="00074DB7"/>
    <w:rsid w:val="00074DC4"/>
    <w:rsid w:val="00075778"/>
    <w:rsid w:val="000758B5"/>
    <w:rsid w:val="00075B2C"/>
    <w:rsid w:val="00075E0D"/>
    <w:rsid w:val="000765BD"/>
    <w:rsid w:val="00076667"/>
    <w:rsid w:val="00077093"/>
    <w:rsid w:val="00077426"/>
    <w:rsid w:val="00077445"/>
    <w:rsid w:val="000776C7"/>
    <w:rsid w:val="00077842"/>
    <w:rsid w:val="00077896"/>
    <w:rsid w:val="00081AD4"/>
    <w:rsid w:val="0008201B"/>
    <w:rsid w:val="000825C7"/>
    <w:rsid w:val="000826B3"/>
    <w:rsid w:val="0008277B"/>
    <w:rsid w:val="00082D94"/>
    <w:rsid w:val="000831E9"/>
    <w:rsid w:val="00083282"/>
    <w:rsid w:val="000833E0"/>
    <w:rsid w:val="00083800"/>
    <w:rsid w:val="00083835"/>
    <w:rsid w:val="000842CB"/>
    <w:rsid w:val="0008483E"/>
    <w:rsid w:val="00084AF6"/>
    <w:rsid w:val="00084B15"/>
    <w:rsid w:val="00084C6C"/>
    <w:rsid w:val="000851E6"/>
    <w:rsid w:val="00085C18"/>
    <w:rsid w:val="00085CEB"/>
    <w:rsid w:val="000869AC"/>
    <w:rsid w:val="00086A8B"/>
    <w:rsid w:val="00087A1E"/>
    <w:rsid w:val="00087FED"/>
    <w:rsid w:val="000904AB"/>
    <w:rsid w:val="00090AD3"/>
    <w:rsid w:val="000918BD"/>
    <w:rsid w:val="00091CCB"/>
    <w:rsid w:val="00092285"/>
    <w:rsid w:val="0009261E"/>
    <w:rsid w:val="000940A2"/>
    <w:rsid w:val="0009432E"/>
    <w:rsid w:val="00094414"/>
    <w:rsid w:val="00094BB6"/>
    <w:rsid w:val="00094BF6"/>
    <w:rsid w:val="00094F39"/>
    <w:rsid w:val="000959AC"/>
    <w:rsid w:val="00095FC2"/>
    <w:rsid w:val="00096CFE"/>
    <w:rsid w:val="00096FAE"/>
    <w:rsid w:val="00097034"/>
    <w:rsid w:val="00097115"/>
    <w:rsid w:val="00097C64"/>
    <w:rsid w:val="00097D97"/>
    <w:rsid w:val="000A0833"/>
    <w:rsid w:val="000A0FCE"/>
    <w:rsid w:val="000A1745"/>
    <w:rsid w:val="000A1D94"/>
    <w:rsid w:val="000A2AE5"/>
    <w:rsid w:val="000A37D4"/>
    <w:rsid w:val="000A58B5"/>
    <w:rsid w:val="000A5F4E"/>
    <w:rsid w:val="000A5F9C"/>
    <w:rsid w:val="000A61E0"/>
    <w:rsid w:val="000A6249"/>
    <w:rsid w:val="000A648C"/>
    <w:rsid w:val="000A689F"/>
    <w:rsid w:val="000A7C08"/>
    <w:rsid w:val="000B0222"/>
    <w:rsid w:val="000B1561"/>
    <w:rsid w:val="000B1FAC"/>
    <w:rsid w:val="000B2AF9"/>
    <w:rsid w:val="000B3351"/>
    <w:rsid w:val="000B462D"/>
    <w:rsid w:val="000B4A13"/>
    <w:rsid w:val="000B4AE9"/>
    <w:rsid w:val="000B58F5"/>
    <w:rsid w:val="000B5EB9"/>
    <w:rsid w:val="000B5F87"/>
    <w:rsid w:val="000B630F"/>
    <w:rsid w:val="000B6B06"/>
    <w:rsid w:val="000B7BA3"/>
    <w:rsid w:val="000C1539"/>
    <w:rsid w:val="000C15F9"/>
    <w:rsid w:val="000C1FEF"/>
    <w:rsid w:val="000C2FEF"/>
    <w:rsid w:val="000C39B2"/>
    <w:rsid w:val="000C3E91"/>
    <w:rsid w:val="000C42AA"/>
    <w:rsid w:val="000C4A3A"/>
    <w:rsid w:val="000C4AD4"/>
    <w:rsid w:val="000C67DD"/>
    <w:rsid w:val="000C6AA0"/>
    <w:rsid w:val="000C70FA"/>
    <w:rsid w:val="000C73C3"/>
    <w:rsid w:val="000C7AA7"/>
    <w:rsid w:val="000C7FD3"/>
    <w:rsid w:val="000D00B4"/>
    <w:rsid w:val="000D15AE"/>
    <w:rsid w:val="000D1AA6"/>
    <w:rsid w:val="000D1AC9"/>
    <w:rsid w:val="000D207F"/>
    <w:rsid w:val="000D2290"/>
    <w:rsid w:val="000D26F0"/>
    <w:rsid w:val="000D2BB6"/>
    <w:rsid w:val="000D3274"/>
    <w:rsid w:val="000D3CFC"/>
    <w:rsid w:val="000D3D0B"/>
    <w:rsid w:val="000D539D"/>
    <w:rsid w:val="000D5418"/>
    <w:rsid w:val="000D5686"/>
    <w:rsid w:val="000D5772"/>
    <w:rsid w:val="000D5AB0"/>
    <w:rsid w:val="000D5D55"/>
    <w:rsid w:val="000D6047"/>
    <w:rsid w:val="000D6C0E"/>
    <w:rsid w:val="000D6D81"/>
    <w:rsid w:val="000D714D"/>
    <w:rsid w:val="000D74C9"/>
    <w:rsid w:val="000D7609"/>
    <w:rsid w:val="000D762D"/>
    <w:rsid w:val="000D7995"/>
    <w:rsid w:val="000E00B7"/>
    <w:rsid w:val="000E045A"/>
    <w:rsid w:val="000E0739"/>
    <w:rsid w:val="000E0D0C"/>
    <w:rsid w:val="000E1305"/>
    <w:rsid w:val="000E17F6"/>
    <w:rsid w:val="000E2025"/>
    <w:rsid w:val="000E384F"/>
    <w:rsid w:val="000E3DE1"/>
    <w:rsid w:val="000E3E6B"/>
    <w:rsid w:val="000E42CE"/>
    <w:rsid w:val="000E5045"/>
    <w:rsid w:val="000E65E1"/>
    <w:rsid w:val="000E66C8"/>
    <w:rsid w:val="000E6838"/>
    <w:rsid w:val="000E71E2"/>
    <w:rsid w:val="000E754D"/>
    <w:rsid w:val="000E7A0B"/>
    <w:rsid w:val="000E7A5C"/>
    <w:rsid w:val="000E7D87"/>
    <w:rsid w:val="000F0906"/>
    <w:rsid w:val="000F15EF"/>
    <w:rsid w:val="000F1AFA"/>
    <w:rsid w:val="000F27A6"/>
    <w:rsid w:val="000F3833"/>
    <w:rsid w:val="000F3EEA"/>
    <w:rsid w:val="000F44F5"/>
    <w:rsid w:val="000F4571"/>
    <w:rsid w:val="000F458F"/>
    <w:rsid w:val="000F4639"/>
    <w:rsid w:val="000F4EC9"/>
    <w:rsid w:val="000F611B"/>
    <w:rsid w:val="000F6CCB"/>
    <w:rsid w:val="000F6F2D"/>
    <w:rsid w:val="000F7206"/>
    <w:rsid w:val="000F7522"/>
    <w:rsid w:val="000F7667"/>
    <w:rsid w:val="000F7EB0"/>
    <w:rsid w:val="00100D42"/>
    <w:rsid w:val="00100D54"/>
    <w:rsid w:val="00100DC5"/>
    <w:rsid w:val="00100DCE"/>
    <w:rsid w:val="00100F9F"/>
    <w:rsid w:val="00101406"/>
    <w:rsid w:val="00101669"/>
    <w:rsid w:val="0010216E"/>
    <w:rsid w:val="001023C4"/>
    <w:rsid w:val="001028C4"/>
    <w:rsid w:val="001029EA"/>
    <w:rsid w:val="001038A0"/>
    <w:rsid w:val="00103BA8"/>
    <w:rsid w:val="001041D7"/>
    <w:rsid w:val="001048E0"/>
    <w:rsid w:val="00104BCD"/>
    <w:rsid w:val="00105953"/>
    <w:rsid w:val="001065B8"/>
    <w:rsid w:val="00106E46"/>
    <w:rsid w:val="00107156"/>
    <w:rsid w:val="001075CE"/>
    <w:rsid w:val="001078E7"/>
    <w:rsid w:val="00107DCC"/>
    <w:rsid w:val="001105DA"/>
    <w:rsid w:val="001107FF"/>
    <w:rsid w:val="00110868"/>
    <w:rsid w:val="00110CE6"/>
    <w:rsid w:val="0011119E"/>
    <w:rsid w:val="001116B0"/>
    <w:rsid w:val="00111A81"/>
    <w:rsid w:val="00111B6E"/>
    <w:rsid w:val="00112520"/>
    <w:rsid w:val="00112F07"/>
    <w:rsid w:val="00112F76"/>
    <w:rsid w:val="001131A9"/>
    <w:rsid w:val="00113C46"/>
    <w:rsid w:val="00113C68"/>
    <w:rsid w:val="001144FF"/>
    <w:rsid w:val="00114518"/>
    <w:rsid w:val="00114A7B"/>
    <w:rsid w:val="00114D06"/>
    <w:rsid w:val="001155CF"/>
    <w:rsid w:val="00115637"/>
    <w:rsid w:val="00115F80"/>
    <w:rsid w:val="0011696D"/>
    <w:rsid w:val="00116CDC"/>
    <w:rsid w:val="00116F13"/>
    <w:rsid w:val="00117034"/>
    <w:rsid w:val="00117226"/>
    <w:rsid w:val="00117EE7"/>
    <w:rsid w:val="001202CE"/>
    <w:rsid w:val="00120AEB"/>
    <w:rsid w:val="00121125"/>
    <w:rsid w:val="001213D2"/>
    <w:rsid w:val="00121CBB"/>
    <w:rsid w:val="00122B7B"/>
    <w:rsid w:val="001231F3"/>
    <w:rsid w:val="001238BC"/>
    <w:rsid w:val="00124722"/>
    <w:rsid w:val="001258BE"/>
    <w:rsid w:val="00127AE4"/>
    <w:rsid w:val="00127E11"/>
    <w:rsid w:val="001300EB"/>
    <w:rsid w:val="00130312"/>
    <w:rsid w:val="001306DF"/>
    <w:rsid w:val="0013166D"/>
    <w:rsid w:val="001317FA"/>
    <w:rsid w:val="00131C43"/>
    <w:rsid w:val="00132115"/>
    <w:rsid w:val="00132135"/>
    <w:rsid w:val="0013231B"/>
    <w:rsid w:val="00132833"/>
    <w:rsid w:val="00133257"/>
    <w:rsid w:val="00133972"/>
    <w:rsid w:val="00133DA2"/>
    <w:rsid w:val="00134765"/>
    <w:rsid w:val="00134CA1"/>
    <w:rsid w:val="0013558A"/>
    <w:rsid w:val="0013599D"/>
    <w:rsid w:val="001364F0"/>
    <w:rsid w:val="00136B2A"/>
    <w:rsid w:val="00137173"/>
    <w:rsid w:val="00137D3E"/>
    <w:rsid w:val="00137FAB"/>
    <w:rsid w:val="0014084F"/>
    <w:rsid w:val="00140A0C"/>
    <w:rsid w:val="00140D97"/>
    <w:rsid w:val="00140F12"/>
    <w:rsid w:val="00140F2D"/>
    <w:rsid w:val="00140FFA"/>
    <w:rsid w:val="0014261A"/>
    <w:rsid w:val="0014267A"/>
    <w:rsid w:val="001427F7"/>
    <w:rsid w:val="00142D5A"/>
    <w:rsid w:val="00142EF4"/>
    <w:rsid w:val="0014316D"/>
    <w:rsid w:val="001434C5"/>
    <w:rsid w:val="001436D5"/>
    <w:rsid w:val="00143972"/>
    <w:rsid w:val="00144505"/>
    <w:rsid w:val="00144735"/>
    <w:rsid w:val="00144BF7"/>
    <w:rsid w:val="001456C9"/>
    <w:rsid w:val="00145B56"/>
    <w:rsid w:val="00145C52"/>
    <w:rsid w:val="00146942"/>
    <w:rsid w:val="00146EF2"/>
    <w:rsid w:val="00147234"/>
    <w:rsid w:val="001503FE"/>
    <w:rsid w:val="00151180"/>
    <w:rsid w:val="00151B90"/>
    <w:rsid w:val="00151FCF"/>
    <w:rsid w:val="00151FDD"/>
    <w:rsid w:val="00152B30"/>
    <w:rsid w:val="00152C8D"/>
    <w:rsid w:val="00153401"/>
    <w:rsid w:val="00155314"/>
    <w:rsid w:val="001560BC"/>
    <w:rsid w:val="00156143"/>
    <w:rsid w:val="0015642E"/>
    <w:rsid w:val="00156A51"/>
    <w:rsid w:val="001571C3"/>
    <w:rsid w:val="0015782E"/>
    <w:rsid w:val="00157CE5"/>
    <w:rsid w:val="00160324"/>
    <w:rsid w:val="00160706"/>
    <w:rsid w:val="001617C5"/>
    <w:rsid w:val="001618C3"/>
    <w:rsid w:val="0016248B"/>
    <w:rsid w:val="00162BE8"/>
    <w:rsid w:val="00163232"/>
    <w:rsid w:val="001640D1"/>
    <w:rsid w:val="001642DF"/>
    <w:rsid w:val="0016468A"/>
    <w:rsid w:val="00164F29"/>
    <w:rsid w:val="001651AE"/>
    <w:rsid w:val="00165726"/>
    <w:rsid w:val="0016605F"/>
    <w:rsid w:val="00166594"/>
    <w:rsid w:val="00166D7B"/>
    <w:rsid w:val="0016784A"/>
    <w:rsid w:val="00171927"/>
    <w:rsid w:val="00171ADA"/>
    <w:rsid w:val="00171ECE"/>
    <w:rsid w:val="0017209C"/>
    <w:rsid w:val="00172200"/>
    <w:rsid w:val="0017359E"/>
    <w:rsid w:val="001740DE"/>
    <w:rsid w:val="00174A92"/>
    <w:rsid w:val="00174D3B"/>
    <w:rsid w:val="0017518A"/>
    <w:rsid w:val="0017616C"/>
    <w:rsid w:val="001761F5"/>
    <w:rsid w:val="0017781E"/>
    <w:rsid w:val="00180169"/>
    <w:rsid w:val="00180902"/>
    <w:rsid w:val="00181B21"/>
    <w:rsid w:val="00181D0E"/>
    <w:rsid w:val="0018297F"/>
    <w:rsid w:val="00182BB5"/>
    <w:rsid w:val="00182D21"/>
    <w:rsid w:val="00182F08"/>
    <w:rsid w:val="001835AF"/>
    <w:rsid w:val="00184B68"/>
    <w:rsid w:val="00184E38"/>
    <w:rsid w:val="00185310"/>
    <w:rsid w:val="00187C87"/>
    <w:rsid w:val="00187E8B"/>
    <w:rsid w:val="0019147D"/>
    <w:rsid w:val="00191D3D"/>
    <w:rsid w:val="00191F93"/>
    <w:rsid w:val="00192439"/>
    <w:rsid w:val="001925F6"/>
    <w:rsid w:val="001928C0"/>
    <w:rsid w:val="00193007"/>
    <w:rsid w:val="001932F1"/>
    <w:rsid w:val="00193770"/>
    <w:rsid w:val="00193826"/>
    <w:rsid w:val="001941F1"/>
    <w:rsid w:val="00195FE0"/>
    <w:rsid w:val="001964FC"/>
    <w:rsid w:val="001976E4"/>
    <w:rsid w:val="001A0D92"/>
    <w:rsid w:val="001A14A3"/>
    <w:rsid w:val="001A14D4"/>
    <w:rsid w:val="001A1884"/>
    <w:rsid w:val="001A18AF"/>
    <w:rsid w:val="001A1AB1"/>
    <w:rsid w:val="001A206E"/>
    <w:rsid w:val="001A2954"/>
    <w:rsid w:val="001A2956"/>
    <w:rsid w:val="001A2C06"/>
    <w:rsid w:val="001A2D71"/>
    <w:rsid w:val="001A375C"/>
    <w:rsid w:val="001A37C9"/>
    <w:rsid w:val="001A396B"/>
    <w:rsid w:val="001A3AD6"/>
    <w:rsid w:val="001A4B5D"/>
    <w:rsid w:val="001A5B97"/>
    <w:rsid w:val="001A5D45"/>
    <w:rsid w:val="001A620A"/>
    <w:rsid w:val="001A6246"/>
    <w:rsid w:val="001A6ADC"/>
    <w:rsid w:val="001A6B20"/>
    <w:rsid w:val="001A715F"/>
    <w:rsid w:val="001A7932"/>
    <w:rsid w:val="001A7D80"/>
    <w:rsid w:val="001B0BB3"/>
    <w:rsid w:val="001B1291"/>
    <w:rsid w:val="001B183A"/>
    <w:rsid w:val="001B2142"/>
    <w:rsid w:val="001B2840"/>
    <w:rsid w:val="001B2BC8"/>
    <w:rsid w:val="001B2C82"/>
    <w:rsid w:val="001B31CA"/>
    <w:rsid w:val="001B3424"/>
    <w:rsid w:val="001B3B59"/>
    <w:rsid w:val="001B4235"/>
    <w:rsid w:val="001B4313"/>
    <w:rsid w:val="001B4BB3"/>
    <w:rsid w:val="001B4F3C"/>
    <w:rsid w:val="001B52A0"/>
    <w:rsid w:val="001B57D7"/>
    <w:rsid w:val="001B6A6E"/>
    <w:rsid w:val="001B6CAD"/>
    <w:rsid w:val="001C0A61"/>
    <w:rsid w:val="001C16DE"/>
    <w:rsid w:val="001C198F"/>
    <w:rsid w:val="001C2278"/>
    <w:rsid w:val="001C28E1"/>
    <w:rsid w:val="001C3B18"/>
    <w:rsid w:val="001C4CE6"/>
    <w:rsid w:val="001C4DB1"/>
    <w:rsid w:val="001C505B"/>
    <w:rsid w:val="001C508C"/>
    <w:rsid w:val="001C5090"/>
    <w:rsid w:val="001C567C"/>
    <w:rsid w:val="001C5A91"/>
    <w:rsid w:val="001C5FE0"/>
    <w:rsid w:val="001C6204"/>
    <w:rsid w:val="001C6D93"/>
    <w:rsid w:val="001C770C"/>
    <w:rsid w:val="001C795F"/>
    <w:rsid w:val="001C7CAE"/>
    <w:rsid w:val="001D01E5"/>
    <w:rsid w:val="001D02EB"/>
    <w:rsid w:val="001D06F8"/>
    <w:rsid w:val="001D0DCD"/>
    <w:rsid w:val="001D16BA"/>
    <w:rsid w:val="001D185A"/>
    <w:rsid w:val="001D2405"/>
    <w:rsid w:val="001D2530"/>
    <w:rsid w:val="001D3BF6"/>
    <w:rsid w:val="001D3F2A"/>
    <w:rsid w:val="001D413E"/>
    <w:rsid w:val="001D490B"/>
    <w:rsid w:val="001D4ADC"/>
    <w:rsid w:val="001D4EC8"/>
    <w:rsid w:val="001D525E"/>
    <w:rsid w:val="001D5D55"/>
    <w:rsid w:val="001D5E71"/>
    <w:rsid w:val="001D6116"/>
    <w:rsid w:val="001D61BE"/>
    <w:rsid w:val="001D701B"/>
    <w:rsid w:val="001D7A2F"/>
    <w:rsid w:val="001E0EA2"/>
    <w:rsid w:val="001E1122"/>
    <w:rsid w:val="001E133F"/>
    <w:rsid w:val="001E185E"/>
    <w:rsid w:val="001E1DCD"/>
    <w:rsid w:val="001E3292"/>
    <w:rsid w:val="001E3A45"/>
    <w:rsid w:val="001E4DC7"/>
    <w:rsid w:val="001E4ECF"/>
    <w:rsid w:val="001E53B5"/>
    <w:rsid w:val="001E5A4A"/>
    <w:rsid w:val="001E5B09"/>
    <w:rsid w:val="001E62A6"/>
    <w:rsid w:val="001E64ED"/>
    <w:rsid w:val="001E6532"/>
    <w:rsid w:val="001E6A65"/>
    <w:rsid w:val="001E71EC"/>
    <w:rsid w:val="001E7A00"/>
    <w:rsid w:val="001F0755"/>
    <w:rsid w:val="001F1BEF"/>
    <w:rsid w:val="001F1EAB"/>
    <w:rsid w:val="001F21A9"/>
    <w:rsid w:val="001F2441"/>
    <w:rsid w:val="001F293A"/>
    <w:rsid w:val="001F2F77"/>
    <w:rsid w:val="001F338A"/>
    <w:rsid w:val="001F4576"/>
    <w:rsid w:val="001F5CAA"/>
    <w:rsid w:val="001F5CAE"/>
    <w:rsid w:val="001F5D9C"/>
    <w:rsid w:val="001F62B4"/>
    <w:rsid w:val="001F6F06"/>
    <w:rsid w:val="001F7AC5"/>
    <w:rsid w:val="00200EF2"/>
    <w:rsid w:val="0020134A"/>
    <w:rsid w:val="00201A52"/>
    <w:rsid w:val="002022A6"/>
    <w:rsid w:val="00202DFE"/>
    <w:rsid w:val="00203367"/>
    <w:rsid w:val="002036A0"/>
    <w:rsid w:val="002051A6"/>
    <w:rsid w:val="00205670"/>
    <w:rsid w:val="002058F2"/>
    <w:rsid w:val="00205F19"/>
    <w:rsid w:val="00206067"/>
    <w:rsid w:val="00207376"/>
    <w:rsid w:val="002079C4"/>
    <w:rsid w:val="00207AB1"/>
    <w:rsid w:val="002110B3"/>
    <w:rsid w:val="0021138E"/>
    <w:rsid w:val="002113DA"/>
    <w:rsid w:val="00211DB5"/>
    <w:rsid w:val="002120E6"/>
    <w:rsid w:val="0021257F"/>
    <w:rsid w:val="00213142"/>
    <w:rsid w:val="002138F7"/>
    <w:rsid w:val="00213987"/>
    <w:rsid w:val="00213E30"/>
    <w:rsid w:val="002141B1"/>
    <w:rsid w:val="00214655"/>
    <w:rsid w:val="00215CE1"/>
    <w:rsid w:val="0021683D"/>
    <w:rsid w:val="002201B0"/>
    <w:rsid w:val="00220DA9"/>
    <w:rsid w:val="002214BE"/>
    <w:rsid w:val="00221DD5"/>
    <w:rsid w:val="00221DEC"/>
    <w:rsid w:val="002221AF"/>
    <w:rsid w:val="0022430A"/>
    <w:rsid w:val="00224607"/>
    <w:rsid w:val="00224C14"/>
    <w:rsid w:val="0022526F"/>
    <w:rsid w:val="00225813"/>
    <w:rsid w:val="0022606C"/>
    <w:rsid w:val="002265EE"/>
    <w:rsid w:val="002269D0"/>
    <w:rsid w:val="00226BE9"/>
    <w:rsid w:val="00227ADD"/>
    <w:rsid w:val="00227FCF"/>
    <w:rsid w:val="00230A8E"/>
    <w:rsid w:val="002311F2"/>
    <w:rsid w:val="00231D10"/>
    <w:rsid w:val="00232EA4"/>
    <w:rsid w:val="0023301A"/>
    <w:rsid w:val="002335A8"/>
    <w:rsid w:val="00234154"/>
    <w:rsid w:val="00234277"/>
    <w:rsid w:val="00234329"/>
    <w:rsid w:val="00235021"/>
    <w:rsid w:val="002351EE"/>
    <w:rsid w:val="002356BB"/>
    <w:rsid w:val="00236E00"/>
    <w:rsid w:val="00237413"/>
    <w:rsid w:val="002402E8"/>
    <w:rsid w:val="0024067A"/>
    <w:rsid w:val="002408FA"/>
    <w:rsid w:val="00241449"/>
    <w:rsid w:val="0024154E"/>
    <w:rsid w:val="00241669"/>
    <w:rsid w:val="00241CBB"/>
    <w:rsid w:val="002428CF"/>
    <w:rsid w:val="002429EC"/>
    <w:rsid w:val="00243A33"/>
    <w:rsid w:val="00245388"/>
    <w:rsid w:val="00245795"/>
    <w:rsid w:val="002459BF"/>
    <w:rsid w:val="00246704"/>
    <w:rsid w:val="0024672B"/>
    <w:rsid w:val="0024675D"/>
    <w:rsid w:val="00246D37"/>
    <w:rsid w:val="00246FA9"/>
    <w:rsid w:val="002472F6"/>
    <w:rsid w:val="002474A2"/>
    <w:rsid w:val="00247C73"/>
    <w:rsid w:val="00247C74"/>
    <w:rsid w:val="00247E6A"/>
    <w:rsid w:val="00250C0F"/>
    <w:rsid w:val="00250CA4"/>
    <w:rsid w:val="00251614"/>
    <w:rsid w:val="00252D7D"/>
    <w:rsid w:val="0025348F"/>
    <w:rsid w:val="00253641"/>
    <w:rsid w:val="00253707"/>
    <w:rsid w:val="00253A62"/>
    <w:rsid w:val="00254EF5"/>
    <w:rsid w:val="00255AF7"/>
    <w:rsid w:val="002560F4"/>
    <w:rsid w:val="0025693B"/>
    <w:rsid w:val="002574AD"/>
    <w:rsid w:val="00260024"/>
    <w:rsid w:val="00260562"/>
    <w:rsid w:val="00260777"/>
    <w:rsid w:val="002609FA"/>
    <w:rsid w:val="00260F14"/>
    <w:rsid w:val="002615D4"/>
    <w:rsid w:val="002615E8"/>
    <w:rsid w:val="00261641"/>
    <w:rsid w:val="00261A81"/>
    <w:rsid w:val="00261E54"/>
    <w:rsid w:val="002621D3"/>
    <w:rsid w:val="00262903"/>
    <w:rsid w:val="00262D44"/>
    <w:rsid w:val="00262FCC"/>
    <w:rsid w:val="00263097"/>
    <w:rsid w:val="0026321F"/>
    <w:rsid w:val="0026353B"/>
    <w:rsid w:val="0026382C"/>
    <w:rsid w:val="00263B4A"/>
    <w:rsid w:val="0026409D"/>
    <w:rsid w:val="00264262"/>
    <w:rsid w:val="002643B0"/>
    <w:rsid w:val="0026488D"/>
    <w:rsid w:val="002649E8"/>
    <w:rsid w:val="00264B84"/>
    <w:rsid w:val="0026567B"/>
    <w:rsid w:val="00266258"/>
    <w:rsid w:val="00267EA0"/>
    <w:rsid w:val="00267F02"/>
    <w:rsid w:val="00267F5A"/>
    <w:rsid w:val="00270437"/>
    <w:rsid w:val="00270C1C"/>
    <w:rsid w:val="00271151"/>
    <w:rsid w:val="0027175F"/>
    <w:rsid w:val="00271B77"/>
    <w:rsid w:val="00271C15"/>
    <w:rsid w:val="00272A94"/>
    <w:rsid w:val="00272C53"/>
    <w:rsid w:val="00274128"/>
    <w:rsid w:val="00274C11"/>
    <w:rsid w:val="00275299"/>
    <w:rsid w:val="0027565E"/>
    <w:rsid w:val="002756CF"/>
    <w:rsid w:val="00275E1E"/>
    <w:rsid w:val="00276301"/>
    <w:rsid w:val="002764F0"/>
    <w:rsid w:val="002768AA"/>
    <w:rsid w:val="00276946"/>
    <w:rsid w:val="00276BE5"/>
    <w:rsid w:val="00276C20"/>
    <w:rsid w:val="00276CCD"/>
    <w:rsid w:val="00276FF7"/>
    <w:rsid w:val="002777AD"/>
    <w:rsid w:val="00277E6C"/>
    <w:rsid w:val="00280C33"/>
    <w:rsid w:val="0028164E"/>
    <w:rsid w:val="00282043"/>
    <w:rsid w:val="002820DD"/>
    <w:rsid w:val="00282626"/>
    <w:rsid w:val="0028279A"/>
    <w:rsid w:val="00282C21"/>
    <w:rsid w:val="00282CE1"/>
    <w:rsid w:val="00283081"/>
    <w:rsid w:val="00283704"/>
    <w:rsid w:val="0028388E"/>
    <w:rsid w:val="002840C6"/>
    <w:rsid w:val="00284CE6"/>
    <w:rsid w:val="00286DE1"/>
    <w:rsid w:val="00287044"/>
    <w:rsid w:val="002872EC"/>
    <w:rsid w:val="002876B7"/>
    <w:rsid w:val="00287AC6"/>
    <w:rsid w:val="00287BDF"/>
    <w:rsid w:val="0029103E"/>
    <w:rsid w:val="00291163"/>
    <w:rsid w:val="002924DE"/>
    <w:rsid w:val="00292FE7"/>
    <w:rsid w:val="00293E88"/>
    <w:rsid w:val="0029446C"/>
    <w:rsid w:val="0029459C"/>
    <w:rsid w:val="00294DC4"/>
    <w:rsid w:val="002954C8"/>
    <w:rsid w:val="00295514"/>
    <w:rsid w:val="00295AC3"/>
    <w:rsid w:val="00295F26"/>
    <w:rsid w:val="002969A8"/>
    <w:rsid w:val="00296EE6"/>
    <w:rsid w:val="00296FAE"/>
    <w:rsid w:val="0029744D"/>
    <w:rsid w:val="00297E6F"/>
    <w:rsid w:val="00297FC6"/>
    <w:rsid w:val="002A056E"/>
    <w:rsid w:val="002A06AC"/>
    <w:rsid w:val="002A0834"/>
    <w:rsid w:val="002A0886"/>
    <w:rsid w:val="002A09A8"/>
    <w:rsid w:val="002A1782"/>
    <w:rsid w:val="002A179C"/>
    <w:rsid w:val="002A1B06"/>
    <w:rsid w:val="002A3C5F"/>
    <w:rsid w:val="002A40DD"/>
    <w:rsid w:val="002A41DD"/>
    <w:rsid w:val="002A45AF"/>
    <w:rsid w:val="002A4E3D"/>
    <w:rsid w:val="002A582B"/>
    <w:rsid w:val="002A5EFB"/>
    <w:rsid w:val="002A6003"/>
    <w:rsid w:val="002A6CD3"/>
    <w:rsid w:val="002A6DA9"/>
    <w:rsid w:val="002A70B8"/>
    <w:rsid w:val="002A77FE"/>
    <w:rsid w:val="002B01AF"/>
    <w:rsid w:val="002B0277"/>
    <w:rsid w:val="002B07F4"/>
    <w:rsid w:val="002B0A6B"/>
    <w:rsid w:val="002B0FCC"/>
    <w:rsid w:val="002B1198"/>
    <w:rsid w:val="002B2089"/>
    <w:rsid w:val="002B24BA"/>
    <w:rsid w:val="002B2976"/>
    <w:rsid w:val="002B3220"/>
    <w:rsid w:val="002B399C"/>
    <w:rsid w:val="002B3B85"/>
    <w:rsid w:val="002B3BED"/>
    <w:rsid w:val="002B3C18"/>
    <w:rsid w:val="002B46DA"/>
    <w:rsid w:val="002B488A"/>
    <w:rsid w:val="002B519A"/>
    <w:rsid w:val="002B603B"/>
    <w:rsid w:val="002B6AA0"/>
    <w:rsid w:val="002B6FF8"/>
    <w:rsid w:val="002B7137"/>
    <w:rsid w:val="002B78C6"/>
    <w:rsid w:val="002B7921"/>
    <w:rsid w:val="002B7ABB"/>
    <w:rsid w:val="002B7E85"/>
    <w:rsid w:val="002C0497"/>
    <w:rsid w:val="002C069D"/>
    <w:rsid w:val="002C08B5"/>
    <w:rsid w:val="002C0AD5"/>
    <w:rsid w:val="002C10C0"/>
    <w:rsid w:val="002C1E74"/>
    <w:rsid w:val="002C1F6F"/>
    <w:rsid w:val="002C2136"/>
    <w:rsid w:val="002C2156"/>
    <w:rsid w:val="002C2201"/>
    <w:rsid w:val="002C257F"/>
    <w:rsid w:val="002C298C"/>
    <w:rsid w:val="002C2E74"/>
    <w:rsid w:val="002C38D7"/>
    <w:rsid w:val="002C3DC5"/>
    <w:rsid w:val="002C3F2F"/>
    <w:rsid w:val="002C44B1"/>
    <w:rsid w:val="002C48B0"/>
    <w:rsid w:val="002C4C22"/>
    <w:rsid w:val="002C5230"/>
    <w:rsid w:val="002C59C3"/>
    <w:rsid w:val="002C5EE3"/>
    <w:rsid w:val="002C64D4"/>
    <w:rsid w:val="002C6E37"/>
    <w:rsid w:val="002D0853"/>
    <w:rsid w:val="002D1184"/>
    <w:rsid w:val="002D200E"/>
    <w:rsid w:val="002D23FE"/>
    <w:rsid w:val="002D32A8"/>
    <w:rsid w:val="002D3EB0"/>
    <w:rsid w:val="002D48E2"/>
    <w:rsid w:val="002D52D5"/>
    <w:rsid w:val="002D5994"/>
    <w:rsid w:val="002D5ABD"/>
    <w:rsid w:val="002D6563"/>
    <w:rsid w:val="002D6B36"/>
    <w:rsid w:val="002D705F"/>
    <w:rsid w:val="002D7090"/>
    <w:rsid w:val="002D7857"/>
    <w:rsid w:val="002D7D0B"/>
    <w:rsid w:val="002E0432"/>
    <w:rsid w:val="002E0508"/>
    <w:rsid w:val="002E0B51"/>
    <w:rsid w:val="002E1096"/>
    <w:rsid w:val="002E11B4"/>
    <w:rsid w:val="002E1346"/>
    <w:rsid w:val="002E22FE"/>
    <w:rsid w:val="002E25C0"/>
    <w:rsid w:val="002E2840"/>
    <w:rsid w:val="002E35FE"/>
    <w:rsid w:val="002E41F0"/>
    <w:rsid w:val="002E4435"/>
    <w:rsid w:val="002E48C5"/>
    <w:rsid w:val="002E4918"/>
    <w:rsid w:val="002E53EB"/>
    <w:rsid w:val="002E54B5"/>
    <w:rsid w:val="002E559B"/>
    <w:rsid w:val="002E565C"/>
    <w:rsid w:val="002E5674"/>
    <w:rsid w:val="002E5C35"/>
    <w:rsid w:val="002E69A2"/>
    <w:rsid w:val="002E6AF2"/>
    <w:rsid w:val="002E70C5"/>
    <w:rsid w:val="002E7234"/>
    <w:rsid w:val="002E7F63"/>
    <w:rsid w:val="002F0EC0"/>
    <w:rsid w:val="002F1498"/>
    <w:rsid w:val="002F1E6E"/>
    <w:rsid w:val="002F2042"/>
    <w:rsid w:val="002F20A2"/>
    <w:rsid w:val="002F2225"/>
    <w:rsid w:val="002F2C40"/>
    <w:rsid w:val="002F2ECB"/>
    <w:rsid w:val="002F3403"/>
    <w:rsid w:val="002F3D3C"/>
    <w:rsid w:val="002F3EA4"/>
    <w:rsid w:val="002F3F59"/>
    <w:rsid w:val="002F412B"/>
    <w:rsid w:val="002F4239"/>
    <w:rsid w:val="002F441D"/>
    <w:rsid w:val="002F46E3"/>
    <w:rsid w:val="002F4725"/>
    <w:rsid w:val="002F4E39"/>
    <w:rsid w:val="002F5367"/>
    <w:rsid w:val="002F58DF"/>
    <w:rsid w:val="002F5ABC"/>
    <w:rsid w:val="002F6656"/>
    <w:rsid w:val="002F668F"/>
    <w:rsid w:val="002F6C0B"/>
    <w:rsid w:val="002F7B64"/>
    <w:rsid w:val="003001A7"/>
    <w:rsid w:val="00300347"/>
    <w:rsid w:val="00302160"/>
    <w:rsid w:val="003029DB"/>
    <w:rsid w:val="00302B32"/>
    <w:rsid w:val="00302F34"/>
    <w:rsid w:val="00303753"/>
    <w:rsid w:val="00303896"/>
    <w:rsid w:val="0030393A"/>
    <w:rsid w:val="0030398E"/>
    <w:rsid w:val="00303FE1"/>
    <w:rsid w:val="00304104"/>
    <w:rsid w:val="0030440B"/>
    <w:rsid w:val="00304A02"/>
    <w:rsid w:val="00304BC8"/>
    <w:rsid w:val="00304E11"/>
    <w:rsid w:val="00305069"/>
    <w:rsid w:val="00305867"/>
    <w:rsid w:val="0030587D"/>
    <w:rsid w:val="00305D50"/>
    <w:rsid w:val="00305F95"/>
    <w:rsid w:val="00305FE5"/>
    <w:rsid w:val="00306D2C"/>
    <w:rsid w:val="003074FF"/>
    <w:rsid w:val="0030798E"/>
    <w:rsid w:val="00307AD6"/>
    <w:rsid w:val="00307B5F"/>
    <w:rsid w:val="00307C2E"/>
    <w:rsid w:val="00307C78"/>
    <w:rsid w:val="00310256"/>
    <w:rsid w:val="0031093A"/>
    <w:rsid w:val="00310D03"/>
    <w:rsid w:val="00310FA3"/>
    <w:rsid w:val="003111BF"/>
    <w:rsid w:val="00311A55"/>
    <w:rsid w:val="00312755"/>
    <w:rsid w:val="00313286"/>
    <w:rsid w:val="0031330F"/>
    <w:rsid w:val="00313B5C"/>
    <w:rsid w:val="00313C53"/>
    <w:rsid w:val="003141C4"/>
    <w:rsid w:val="00314408"/>
    <w:rsid w:val="003146BA"/>
    <w:rsid w:val="00314773"/>
    <w:rsid w:val="00314874"/>
    <w:rsid w:val="00314DC8"/>
    <w:rsid w:val="003156D6"/>
    <w:rsid w:val="00316105"/>
    <w:rsid w:val="0031634E"/>
    <w:rsid w:val="00316616"/>
    <w:rsid w:val="003169D3"/>
    <w:rsid w:val="00317092"/>
    <w:rsid w:val="00317368"/>
    <w:rsid w:val="00317716"/>
    <w:rsid w:val="003178D4"/>
    <w:rsid w:val="00317B3F"/>
    <w:rsid w:val="003201CA"/>
    <w:rsid w:val="0032124E"/>
    <w:rsid w:val="003217B5"/>
    <w:rsid w:val="00321BE8"/>
    <w:rsid w:val="00321DAE"/>
    <w:rsid w:val="00322827"/>
    <w:rsid w:val="00322C55"/>
    <w:rsid w:val="003235AE"/>
    <w:rsid w:val="00324086"/>
    <w:rsid w:val="003241CD"/>
    <w:rsid w:val="00324788"/>
    <w:rsid w:val="00324C42"/>
    <w:rsid w:val="003256C5"/>
    <w:rsid w:val="003259D0"/>
    <w:rsid w:val="0032661F"/>
    <w:rsid w:val="00326DEC"/>
    <w:rsid w:val="003270CD"/>
    <w:rsid w:val="003273CA"/>
    <w:rsid w:val="00327CC8"/>
    <w:rsid w:val="00330452"/>
    <w:rsid w:val="0033072A"/>
    <w:rsid w:val="00330F29"/>
    <w:rsid w:val="00331190"/>
    <w:rsid w:val="00331CD2"/>
    <w:rsid w:val="003329DF"/>
    <w:rsid w:val="0033329A"/>
    <w:rsid w:val="00333966"/>
    <w:rsid w:val="00334A05"/>
    <w:rsid w:val="003352CF"/>
    <w:rsid w:val="0033535D"/>
    <w:rsid w:val="003354A6"/>
    <w:rsid w:val="00335525"/>
    <w:rsid w:val="0033583A"/>
    <w:rsid w:val="00335D85"/>
    <w:rsid w:val="00336136"/>
    <w:rsid w:val="00336A37"/>
    <w:rsid w:val="00336C45"/>
    <w:rsid w:val="00337416"/>
    <w:rsid w:val="00337A96"/>
    <w:rsid w:val="0034041A"/>
    <w:rsid w:val="003407EB"/>
    <w:rsid w:val="00340A1A"/>
    <w:rsid w:val="00340A5B"/>
    <w:rsid w:val="0034163F"/>
    <w:rsid w:val="00341695"/>
    <w:rsid w:val="0034195B"/>
    <w:rsid w:val="00342AF9"/>
    <w:rsid w:val="0034303C"/>
    <w:rsid w:val="00343654"/>
    <w:rsid w:val="00344B28"/>
    <w:rsid w:val="00344BDC"/>
    <w:rsid w:val="00346340"/>
    <w:rsid w:val="003463DC"/>
    <w:rsid w:val="0034687C"/>
    <w:rsid w:val="00346940"/>
    <w:rsid w:val="0034704C"/>
    <w:rsid w:val="003476C2"/>
    <w:rsid w:val="003476ED"/>
    <w:rsid w:val="003501B0"/>
    <w:rsid w:val="00351066"/>
    <w:rsid w:val="003517E2"/>
    <w:rsid w:val="00351A90"/>
    <w:rsid w:val="00351D78"/>
    <w:rsid w:val="00351D7E"/>
    <w:rsid w:val="00352342"/>
    <w:rsid w:val="00352518"/>
    <w:rsid w:val="003527BF"/>
    <w:rsid w:val="00352B47"/>
    <w:rsid w:val="00352B4C"/>
    <w:rsid w:val="00352D4C"/>
    <w:rsid w:val="00352F93"/>
    <w:rsid w:val="00353DF4"/>
    <w:rsid w:val="00353E4F"/>
    <w:rsid w:val="00354977"/>
    <w:rsid w:val="00354A35"/>
    <w:rsid w:val="00355D0C"/>
    <w:rsid w:val="0035664A"/>
    <w:rsid w:val="0035674A"/>
    <w:rsid w:val="00356FB2"/>
    <w:rsid w:val="00357B4F"/>
    <w:rsid w:val="003606BD"/>
    <w:rsid w:val="00361061"/>
    <w:rsid w:val="00361091"/>
    <w:rsid w:val="003615BB"/>
    <w:rsid w:val="003618F9"/>
    <w:rsid w:val="00361B9E"/>
    <w:rsid w:val="00362749"/>
    <w:rsid w:val="00363190"/>
    <w:rsid w:val="003635D4"/>
    <w:rsid w:val="00363A27"/>
    <w:rsid w:val="00363B59"/>
    <w:rsid w:val="0036548E"/>
    <w:rsid w:val="00365927"/>
    <w:rsid w:val="00365967"/>
    <w:rsid w:val="00365CF1"/>
    <w:rsid w:val="00365D0B"/>
    <w:rsid w:val="00365D23"/>
    <w:rsid w:val="00365FD0"/>
    <w:rsid w:val="00366E3D"/>
    <w:rsid w:val="00366EBE"/>
    <w:rsid w:val="00367513"/>
    <w:rsid w:val="0036756C"/>
    <w:rsid w:val="003677DB"/>
    <w:rsid w:val="00370F4D"/>
    <w:rsid w:val="00371760"/>
    <w:rsid w:val="003717A8"/>
    <w:rsid w:val="003722E5"/>
    <w:rsid w:val="003725C5"/>
    <w:rsid w:val="00372B63"/>
    <w:rsid w:val="003743E2"/>
    <w:rsid w:val="00374C09"/>
    <w:rsid w:val="00375150"/>
    <w:rsid w:val="00375690"/>
    <w:rsid w:val="00376074"/>
    <w:rsid w:val="00377D85"/>
    <w:rsid w:val="003802D7"/>
    <w:rsid w:val="003806E8"/>
    <w:rsid w:val="00381A12"/>
    <w:rsid w:val="0038245D"/>
    <w:rsid w:val="00382885"/>
    <w:rsid w:val="00382A03"/>
    <w:rsid w:val="00382A12"/>
    <w:rsid w:val="00382A60"/>
    <w:rsid w:val="00383181"/>
    <w:rsid w:val="00383270"/>
    <w:rsid w:val="003835DA"/>
    <w:rsid w:val="00383933"/>
    <w:rsid w:val="003840FD"/>
    <w:rsid w:val="00384225"/>
    <w:rsid w:val="00384469"/>
    <w:rsid w:val="00384839"/>
    <w:rsid w:val="00384864"/>
    <w:rsid w:val="00384AE9"/>
    <w:rsid w:val="003853CF"/>
    <w:rsid w:val="003855B5"/>
    <w:rsid w:val="00385796"/>
    <w:rsid w:val="00385F87"/>
    <w:rsid w:val="00386096"/>
    <w:rsid w:val="00386845"/>
    <w:rsid w:val="00387712"/>
    <w:rsid w:val="00390551"/>
    <w:rsid w:val="0039147F"/>
    <w:rsid w:val="003918F1"/>
    <w:rsid w:val="003920F0"/>
    <w:rsid w:val="00392B2D"/>
    <w:rsid w:val="003933CF"/>
    <w:rsid w:val="0039345F"/>
    <w:rsid w:val="00393A25"/>
    <w:rsid w:val="00393A46"/>
    <w:rsid w:val="00393A77"/>
    <w:rsid w:val="00393FA2"/>
    <w:rsid w:val="003946C4"/>
    <w:rsid w:val="003950BF"/>
    <w:rsid w:val="0039697C"/>
    <w:rsid w:val="00397A9F"/>
    <w:rsid w:val="00397AAB"/>
    <w:rsid w:val="003A0669"/>
    <w:rsid w:val="003A10A5"/>
    <w:rsid w:val="003A10DB"/>
    <w:rsid w:val="003A2143"/>
    <w:rsid w:val="003A21E0"/>
    <w:rsid w:val="003A258F"/>
    <w:rsid w:val="003A2771"/>
    <w:rsid w:val="003A2970"/>
    <w:rsid w:val="003A29E8"/>
    <w:rsid w:val="003A2BA5"/>
    <w:rsid w:val="003A2F85"/>
    <w:rsid w:val="003A3404"/>
    <w:rsid w:val="003A3696"/>
    <w:rsid w:val="003A3AD6"/>
    <w:rsid w:val="003A4018"/>
    <w:rsid w:val="003A44A3"/>
    <w:rsid w:val="003A4545"/>
    <w:rsid w:val="003A45D6"/>
    <w:rsid w:val="003A4DFC"/>
    <w:rsid w:val="003A4EA0"/>
    <w:rsid w:val="003A4F5C"/>
    <w:rsid w:val="003A51D0"/>
    <w:rsid w:val="003A5829"/>
    <w:rsid w:val="003A670B"/>
    <w:rsid w:val="003A6C07"/>
    <w:rsid w:val="003A70A3"/>
    <w:rsid w:val="003A736B"/>
    <w:rsid w:val="003A7C55"/>
    <w:rsid w:val="003B06B9"/>
    <w:rsid w:val="003B0A88"/>
    <w:rsid w:val="003B18B6"/>
    <w:rsid w:val="003B288B"/>
    <w:rsid w:val="003B3198"/>
    <w:rsid w:val="003B52EE"/>
    <w:rsid w:val="003B5594"/>
    <w:rsid w:val="003B5999"/>
    <w:rsid w:val="003B69ED"/>
    <w:rsid w:val="003B7AD0"/>
    <w:rsid w:val="003C09D1"/>
    <w:rsid w:val="003C0EE9"/>
    <w:rsid w:val="003C1001"/>
    <w:rsid w:val="003C15C2"/>
    <w:rsid w:val="003C2C08"/>
    <w:rsid w:val="003C30CD"/>
    <w:rsid w:val="003C3349"/>
    <w:rsid w:val="003C4109"/>
    <w:rsid w:val="003C482B"/>
    <w:rsid w:val="003C4912"/>
    <w:rsid w:val="003C61A2"/>
    <w:rsid w:val="003C6873"/>
    <w:rsid w:val="003C79EF"/>
    <w:rsid w:val="003C7EC7"/>
    <w:rsid w:val="003C7EF8"/>
    <w:rsid w:val="003C7FC5"/>
    <w:rsid w:val="003D01BD"/>
    <w:rsid w:val="003D0762"/>
    <w:rsid w:val="003D1731"/>
    <w:rsid w:val="003D1931"/>
    <w:rsid w:val="003D2129"/>
    <w:rsid w:val="003D22E5"/>
    <w:rsid w:val="003D2784"/>
    <w:rsid w:val="003D2978"/>
    <w:rsid w:val="003D305A"/>
    <w:rsid w:val="003D3245"/>
    <w:rsid w:val="003D32B5"/>
    <w:rsid w:val="003D3ADB"/>
    <w:rsid w:val="003D3CB9"/>
    <w:rsid w:val="003D4286"/>
    <w:rsid w:val="003D4DA5"/>
    <w:rsid w:val="003D5120"/>
    <w:rsid w:val="003D5222"/>
    <w:rsid w:val="003D5A04"/>
    <w:rsid w:val="003D5A97"/>
    <w:rsid w:val="003D60D4"/>
    <w:rsid w:val="003D64AC"/>
    <w:rsid w:val="003D6AAF"/>
    <w:rsid w:val="003D7057"/>
    <w:rsid w:val="003D70FE"/>
    <w:rsid w:val="003D7F84"/>
    <w:rsid w:val="003E08AF"/>
    <w:rsid w:val="003E094E"/>
    <w:rsid w:val="003E09FE"/>
    <w:rsid w:val="003E0B97"/>
    <w:rsid w:val="003E0F09"/>
    <w:rsid w:val="003E1042"/>
    <w:rsid w:val="003E1A56"/>
    <w:rsid w:val="003E1A64"/>
    <w:rsid w:val="003E23D2"/>
    <w:rsid w:val="003E3334"/>
    <w:rsid w:val="003E33F2"/>
    <w:rsid w:val="003E35F5"/>
    <w:rsid w:val="003E3677"/>
    <w:rsid w:val="003E394E"/>
    <w:rsid w:val="003E398D"/>
    <w:rsid w:val="003E4C1E"/>
    <w:rsid w:val="003E4D12"/>
    <w:rsid w:val="003E5202"/>
    <w:rsid w:val="003E569E"/>
    <w:rsid w:val="003E58F0"/>
    <w:rsid w:val="003E5F09"/>
    <w:rsid w:val="003E605E"/>
    <w:rsid w:val="003E6A50"/>
    <w:rsid w:val="003E7301"/>
    <w:rsid w:val="003E7BC6"/>
    <w:rsid w:val="003F06CC"/>
    <w:rsid w:val="003F0DAC"/>
    <w:rsid w:val="003F1123"/>
    <w:rsid w:val="003F140E"/>
    <w:rsid w:val="003F14A6"/>
    <w:rsid w:val="003F19EB"/>
    <w:rsid w:val="003F1ABA"/>
    <w:rsid w:val="003F1D94"/>
    <w:rsid w:val="003F1F81"/>
    <w:rsid w:val="003F27AD"/>
    <w:rsid w:val="003F2B23"/>
    <w:rsid w:val="003F311B"/>
    <w:rsid w:val="003F36AC"/>
    <w:rsid w:val="003F37F9"/>
    <w:rsid w:val="003F3C9B"/>
    <w:rsid w:val="003F3CD6"/>
    <w:rsid w:val="003F45D2"/>
    <w:rsid w:val="003F4744"/>
    <w:rsid w:val="003F4ACB"/>
    <w:rsid w:val="003F4E9E"/>
    <w:rsid w:val="003F5427"/>
    <w:rsid w:val="003F5F0F"/>
    <w:rsid w:val="003F68A2"/>
    <w:rsid w:val="003F6CBB"/>
    <w:rsid w:val="003F6CF8"/>
    <w:rsid w:val="003F6F87"/>
    <w:rsid w:val="003F6FF1"/>
    <w:rsid w:val="003F7DFC"/>
    <w:rsid w:val="00400121"/>
    <w:rsid w:val="00400D6C"/>
    <w:rsid w:val="004012AB"/>
    <w:rsid w:val="004014BE"/>
    <w:rsid w:val="004019CE"/>
    <w:rsid w:val="004020F4"/>
    <w:rsid w:val="004029DD"/>
    <w:rsid w:val="00402BEB"/>
    <w:rsid w:val="00403860"/>
    <w:rsid w:val="00404617"/>
    <w:rsid w:val="004046A3"/>
    <w:rsid w:val="004051D2"/>
    <w:rsid w:val="00405636"/>
    <w:rsid w:val="00405AFB"/>
    <w:rsid w:val="00405F3A"/>
    <w:rsid w:val="004063E6"/>
    <w:rsid w:val="00406CA9"/>
    <w:rsid w:val="004079A5"/>
    <w:rsid w:val="00407E2B"/>
    <w:rsid w:val="00407E96"/>
    <w:rsid w:val="0041024D"/>
    <w:rsid w:val="004107DA"/>
    <w:rsid w:val="00410901"/>
    <w:rsid w:val="00410AD4"/>
    <w:rsid w:val="004116D8"/>
    <w:rsid w:val="00411A5F"/>
    <w:rsid w:val="00411C01"/>
    <w:rsid w:val="00411FBB"/>
    <w:rsid w:val="00412D65"/>
    <w:rsid w:val="004136EE"/>
    <w:rsid w:val="00413D68"/>
    <w:rsid w:val="00413E21"/>
    <w:rsid w:val="0041437C"/>
    <w:rsid w:val="004149B2"/>
    <w:rsid w:val="00414B11"/>
    <w:rsid w:val="00414F52"/>
    <w:rsid w:val="00415119"/>
    <w:rsid w:val="0041519C"/>
    <w:rsid w:val="004159F3"/>
    <w:rsid w:val="00415B61"/>
    <w:rsid w:val="0041616A"/>
    <w:rsid w:val="0042037F"/>
    <w:rsid w:val="00420384"/>
    <w:rsid w:val="00420705"/>
    <w:rsid w:val="00420F9D"/>
    <w:rsid w:val="00420FEA"/>
    <w:rsid w:val="00421237"/>
    <w:rsid w:val="00421FC1"/>
    <w:rsid w:val="0042206C"/>
    <w:rsid w:val="00422355"/>
    <w:rsid w:val="0042237A"/>
    <w:rsid w:val="0042265D"/>
    <w:rsid w:val="00423BA7"/>
    <w:rsid w:val="0042411C"/>
    <w:rsid w:val="0042456A"/>
    <w:rsid w:val="00424756"/>
    <w:rsid w:val="004248CF"/>
    <w:rsid w:val="0042533B"/>
    <w:rsid w:val="004260DB"/>
    <w:rsid w:val="004261C4"/>
    <w:rsid w:val="00426878"/>
    <w:rsid w:val="0042724E"/>
    <w:rsid w:val="0042726B"/>
    <w:rsid w:val="004272BA"/>
    <w:rsid w:val="00427C83"/>
    <w:rsid w:val="00430358"/>
    <w:rsid w:val="004303D6"/>
    <w:rsid w:val="00430549"/>
    <w:rsid w:val="004308CC"/>
    <w:rsid w:val="00430C1F"/>
    <w:rsid w:val="00431E3B"/>
    <w:rsid w:val="00432B88"/>
    <w:rsid w:val="00432E8B"/>
    <w:rsid w:val="0043379E"/>
    <w:rsid w:val="00433908"/>
    <w:rsid w:val="00433E75"/>
    <w:rsid w:val="0043427A"/>
    <w:rsid w:val="0043475C"/>
    <w:rsid w:val="004347DE"/>
    <w:rsid w:val="00434D15"/>
    <w:rsid w:val="00434FA6"/>
    <w:rsid w:val="00435412"/>
    <w:rsid w:val="004354B9"/>
    <w:rsid w:val="00436908"/>
    <w:rsid w:val="00436FA2"/>
    <w:rsid w:val="00437811"/>
    <w:rsid w:val="0044041A"/>
    <w:rsid w:val="004406BF"/>
    <w:rsid w:val="004406CB"/>
    <w:rsid w:val="004411A0"/>
    <w:rsid w:val="004414AB"/>
    <w:rsid w:val="00441F69"/>
    <w:rsid w:val="00441FFB"/>
    <w:rsid w:val="00442406"/>
    <w:rsid w:val="004425BA"/>
    <w:rsid w:val="00442AB9"/>
    <w:rsid w:val="004446E3"/>
    <w:rsid w:val="00444DAD"/>
    <w:rsid w:val="00444E22"/>
    <w:rsid w:val="00445272"/>
    <w:rsid w:val="00445580"/>
    <w:rsid w:val="004468D0"/>
    <w:rsid w:val="00446CC5"/>
    <w:rsid w:val="004471D1"/>
    <w:rsid w:val="0044734C"/>
    <w:rsid w:val="0044759F"/>
    <w:rsid w:val="004477BE"/>
    <w:rsid w:val="004479E6"/>
    <w:rsid w:val="00447AC2"/>
    <w:rsid w:val="00450001"/>
    <w:rsid w:val="00450445"/>
    <w:rsid w:val="004504A9"/>
    <w:rsid w:val="00450941"/>
    <w:rsid w:val="00450B03"/>
    <w:rsid w:val="00450E41"/>
    <w:rsid w:val="00450E63"/>
    <w:rsid w:val="00451097"/>
    <w:rsid w:val="00451457"/>
    <w:rsid w:val="0045167C"/>
    <w:rsid w:val="00451EA6"/>
    <w:rsid w:val="00451EBB"/>
    <w:rsid w:val="004523E6"/>
    <w:rsid w:val="00452905"/>
    <w:rsid w:val="004530DC"/>
    <w:rsid w:val="00453A9B"/>
    <w:rsid w:val="00454679"/>
    <w:rsid w:val="00455212"/>
    <w:rsid w:val="004555FD"/>
    <w:rsid w:val="00455BBF"/>
    <w:rsid w:val="004560C4"/>
    <w:rsid w:val="00456682"/>
    <w:rsid w:val="00456A1F"/>
    <w:rsid w:val="00457989"/>
    <w:rsid w:val="00457D85"/>
    <w:rsid w:val="00457FFD"/>
    <w:rsid w:val="004600FE"/>
    <w:rsid w:val="00460E81"/>
    <w:rsid w:val="0046119D"/>
    <w:rsid w:val="004612ED"/>
    <w:rsid w:val="00461645"/>
    <w:rsid w:val="00461CAC"/>
    <w:rsid w:val="00461E7E"/>
    <w:rsid w:val="00461F91"/>
    <w:rsid w:val="00462300"/>
    <w:rsid w:val="00462EE3"/>
    <w:rsid w:val="004632B9"/>
    <w:rsid w:val="0046414A"/>
    <w:rsid w:val="004645F5"/>
    <w:rsid w:val="00465320"/>
    <w:rsid w:val="004658C8"/>
    <w:rsid w:val="00466032"/>
    <w:rsid w:val="00466272"/>
    <w:rsid w:val="00466559"/>
    <w:rsid w:val="00466C64"/>
    <w:rsid w:val="00466F28"/>
    <w:rsid w:val="004676B0"/>
    <w:rsid w:val="004707E5"/>
    <w:rsid w:val="00471338"/>
    <w:rsid w:val="00471EEF"/>
    <w:rsid w:val="00472419"/>
    <w:rsid w:val="0047271C"/>
    <w:rsid w:val="00473177"/>
    <w:rsid w:val="004731DC"/>
    <w:rsid w:val="00473420"/>
    <w:rsid w:val="00473740"/>
    <w:rsid w:val="00473C06"/>
    <w:rsid w:val="00473DEF"/>
    <w:rsid w:val="004744B8"/>
    <w:rsid w:val="00474592"/>
    <w:rsid w:val="00474B7B"/>
    <w:rsid w:val="00474C5F"/>
    <w:rsid w:val="00474FF3"/>
    <w:rsid w:val="004753E5"/>
    <w:rsid w:val="004761B1"/>
    <w:rsid w:val="004763C4"/>
    <w:rsid w:val="00477253"/>
    <w:rsid w:val="00477357"/>
    <w:rsid w:val="00477A01"/>
    <w:rsid w:val="00477CE1"/>
    <w:rsid w:val="0048008A"/>
    <w:rsid w:val="004800FB"/>
    <w:rsid w:val="00480DDA"/>
    <w:rsid w:val="00480F91"/>
    <w:rsid w:val="004811EC"/>
    <w:rsid w:val="004817C9"/>
    <w:rsid w:val="004817D1"/>
    <w:rsid w:val="00481C26"/>
    <w:rsid w:val="00481D15"/>
    <w:rsid w:val="00482390"/>
    <w:rsid w:val="00482724"/>
    <w:rsid w:val="0048284A"/>
    <w:rsid w:val="00482938"/>
    <w:rsid w:val="00482A65"/>
    <w:rsid w:val="00482ABB"/>
    <w:rsid w:val="0048304C"/>
    <w:rsid w:val="004834D7"/>
    <w:rsid w:val="00483595"/>
    <w:rsid w:val="004840DB"/>
    <w:rsid w:val="004848F1"/>
    <w:rsid w:val="0048500A"/>
    <w:rsid w:val="00485154"/>
    <w:rsid w:val="004853E4"/>
    <w:rsid w:val="004865FC"/>
    <w:rsid w:val="004877E7"/>
    <w:rsid w:val="00490660"/>
    <w:rsid w:val="00490D4E"/>
    <w:rsid w:val="004916EA"/>
    <w:rsid w:val="00491AE5"/>
    <w:rsid w:val="00491D47"/>
    <w:rsid w:val="00492974"/>
    <w:rsid w:val="004936F4"/>
    <w:rsid w:val="00493837"/>
    <w:rsid w:val="00493C79"/>
    <w:rsid w:val="00493FCD"/>
    <w:rsid w:val="00494032"/>
    <w:rsid w:val="00494A4E"/>
    <w:rsid w:val="0049534F"/>
    <w:rsid w:val="00497936"/>
    <w:rsid w:val="004A037F"/>
    <w:rsid w:val="004A03E5"/>
    <w:rsid w:val="004A0429"/>
    <w:rsid w:val="004A0612"/>
    <w:rsid w:val="004A0C04"/>
    <w:rsid w:val="004A10BB"/>
    <w:rsid w:val="004A171F"/>
    <w:rsid w:val="004A373D"/>
    <w:rsid w:val="004A396B"/>
    <w:rsid w:val="004A4051"/>
    <w:rsid w:val="004A420F"/>
    <w:rsid w:val="004A4B35"/>
    <w:rsid w:val="004A57EB"/>
    <w:rsid w:val="004A6584"/>
    <w:rsid w:val="004A6721"/>
    <w:rsid w:val="004A6F53"/>
    <w:rsid w:val="004A70C9"/>
    <w:rsid w:val="004A7687"/>
    <w:rsid w:val="004B094D"/>
    <w:rsid w:val="004B164D"/>
    <w:rsid w:val="004B1C8D"/>
    <w:rsid w:val="004B1E55"/>
    <w:rsid w:val="004B32DA"/>
    <w:rsid w:val="004B4195"/>
    <w:rsid w:val="004B44FF"/>
    <w:rsid w:val="004B472A"/>
    <w:rsid w:val="004B50F4"/>
    <w:rsid w:val="004B5A05"/>
    <w:rsid w:val="004B6355"/>
    <w:rsid w:val="004B7269"/>
    <w:rsid w:val="004B789B"/>
    <w:rsid w:val="004C02AF"/>
    <w:rsid w:val="004C0BF8"/>
    <w:rsid w:val="004C1828"/>
    <w:rsid w:val="004C1BD4"/>
    <w:rsid w:val="004C2208"/>
    <w:rsid w:val="004C248D"/>
    <w:rsid w:val="004C248F"/>
    <w:rsid w:val="004C291E"/>
    <w:rsid w:val="004C2EE2"/>
    <w:rsid w:val="004C36D4"/>
    <w:rsid w:val="004C46A5"/>
    <w:rsid w:val="004C4C1C"/>
    <w:rsid w:val="004C4D62"/>
    <w:rsid w:val="004C5010"/>
    <w:rsid w:val="004C51CE"/>
    <w:rsid w:val="004C56DD"/>
    <w:rsid w:val="004C5BEE"/>
    <w:rsid w:val="004C5F09"/>
    <w:rsid w:val="004C5FE1"/>
    <w:rsid w:val="004C60CA"/>
    <w:rsid w:val="004C63AA"/>
    <w:rsid w:val="004C651B"/>
    <w:rsid w:val="004C6A8B"/>
    <w:rsid w:val="004C7151"/>
    <w:rsid w:val="004C799B"/>
    <w:rsid w:val="004C7DC3"/>
    <w:rsid w:val="004D0733"/>
    <w:rsid w:val="004D1B4F"/>
    <w:rsid w:val="004D22D5"/>
    <w:rsid w:val="004D276E"/>
    <w:rsid w:val="004D345E"/>
    <w:rsid w:val="004D3D4F"/>
    <w:rsid w:val="004D3FB6"/>
    <w:rsid w:val="004D4034"/>
    <w:rsid w:val="004D41D1"/>
    <w:rsid w:val="004D4925"/>
    <w:rsid w:val="004D5411"/>
    <w:rsid w:val="004D6583"/>
    <w:rsid w:val="004D6AD8"/>
    <w:rsid w:val="004D78C4"/>
    <w:rsid w:val="004E038D"/>
    <w:rsid w:val="004E0B11"/>
    <w:rsid w:val="004E14C5"/>
    <w:rsid w:val="004E153A"/>
    <w:rsid w:val="004E1B11"/>
    <w:rsid w:val="004E1DDD"/>
    <w:rsid w:val="004E20E2"/>
    <w:rsid w:val="004E22AF"/>
    <w:rsid w:val="004E2618"/>
    <w:rsid w:val="004E2774"/>
    <w:rsid w:val="004E51F2"/>
    <w:rsid w:val="004E5AAC"/>
    <w:rsid w:val="004E5B07"/>
    <w:rsid w:val="004E5DD6"/>
    <w:rsid w:val="004E5FA5"/>
    <w:rsid w:val="004E629A"/>
    <w:rsid w:val="004E656E"/>
    <w:rsid w:val="004E6823"/>
    <w:rsid w:val="004E6844"/>
    <w:rsid w:val="004E7963"/>
    <w:rsid w:val="004E7E5B"/>
    <w:rsid w:val="004F0F34"/>
    <w:rsid w:val="004F1C53"/>
    <w:rsid w:val="004F223B"/>
    <w:rsid w:val="004F24A5"/>
    <w:rsid w:val="004F25A6"/>
    <w:rsid w:val="004F2974"/>
    <w:rsid w:val="004F43A7"/>
    <w:rsid w:val="004F525A"/>
    <w:rsid w:val="004F55D6"/>
    <w:rsid w:val="004F5E28"/>
    <w:rsid w:val="004F60B5"/>
    <w:rsid w:val="004F60D1"/>
    <w:rsid w:val="004F6136"/>
    <w:rsid w:val="004F67F2"/>
    <w:rsid w:val="004F754D"/>
    <w:rsid w:val="004F78C3"/>
    <w:rsid w:val="004F7B09"/>
    <w:rsid w:val="004F7CFB"/>
    <w:rsid w:val="00501A82"/>
    <w:rsid w:val="0050203F"/>
    <w:rsid w:val="0050254D"/>
    <w:rsid w:val="005029C1"/>
    <w:rsid w:val="00502D21"/>
    <w:rsid w:val="00502F78"/>
    <w:rsid w:val="00503323"/>
    <w:rsid w:val="0050337A"/>
    <w:rsid w:val="00503AD0"/>
    <w:rsid w:val="00503E06"/>
    <w:rsid w:val="00504009"/>
    <w:rsid w:val="00504067"/>
    <w:rsid w:val="0050426B"/>
    <w:rsid w:val="00504370"/>
    <w:rsid w:val="0050499B"/>
    <w:rsid w:val="00504DD1"/>
    <w:rsid w:val="00504DD2"/>
    <w:rsid w:val="00504E77"/>
    <w:rsid w:val="00504E92"/>
    <w:rsid w:val="00505655"/>
    <w:rsid w:val="00505C39"/>
    <w:rsid w:val="00505E6E"/>
    <w:rsid w:val="00506A66"/>
    <w:rsid w:val="00506EEF"/>
    <w:rsid w:val="00507169"/>
    <w:rsid w:val="00507185"/>
    <w:rsid w:val="00510970"/>
    <w:rsid w:val="00511123"/>
    <w:rsid w:val="00511AC0"/>
    <w:rsid w:val="005122A2"/>
    <w:rsid w:val="0051231D"/>
    <w:rsid w:val="00514341"/>
    <w:rsid w:val="00514462"/>
    <w:rsid w:val="005149F2"/>
    <w:rsid w:val="00514C53"/>
    <w:rsid w:val="00514F80"/>
    <w:rsid w:val="0051575A"/>
    <w:rsid w:val="00515F2C"/>
    <w:rsid w:val="00516777"/>
    <w:rsid w:val="00516C60"/>
    <w:rsid w:val="005205C0"/>
    <w:rsid w:val="00520918"/>
    <w:rsid w:val="00520EED"/>
    <w:rsid w:val="00521A85"/>
    <w:rsid w:val="00521F6F"/>
    <w:rsid w:val="005224B5"/>
    <w:rsid w:val="005226D8"/>
    <w:rsid w:val="0052288B"/>
    <w:rsid w:val="00522E93"/>
    <w:rsid w:val="0052380E"/>
    <w:rsid w:val="00523DE7"/>
    <w:rsid w:val="005245CF"/>
    <w:rsid w:val="005247CC"/>
    <w:rsid w:val="005255CF"/>
    <w:rsid w:val="00525653"/>
    <w:rsid w:val="005256F8"/>
    <w:rsid w:val="00526304"/>
    <w:rsid w:val="005266C8"/>
    <w:rsid w:val="00526DE9"/>
    <w:rsid w:val="00527CFB"/>
    <w:rsid w:val="0053049D"/>
    <w:rsid w:val="00530E3F"/>
    <w:rsid w:val="00531915"/>
    <w:rsid w:val="005326EE"/>
    <w:rsid w:val="00532774"/>
    <w:rsid w:val="00532DF5"/>
    <w:rsid w:val="005338A2"/>
    <w:rsid w:val="00533CFA"/>
    <w:rsid w:val="00533D10"/>
    <w:rsid w:val="00533FBC"/>
    <w:rsid w:val="005354C8"/>
    <w:rsid w:val="005361EF"/>
    <w:rsid w:val="00536AB3"/>
    <w:rsid w:val="00537521"/>
    <w:rsid w:val="00540089"/>
    <w:rsid w:val="005414DE"/>
    <w:rsid w:val="00541D0D"/>
    <w:rsid w:val="00542567"/>
    <w:rsid w:val="0054268C"/>
    <w:rsid w:val="00542896"/>
    <w:rsid w:val="00543192"/>
    <w:rsid w:val="00543C82"/>
    <w:rsid w:val="005447AE"/>
    <w:rsid w:val="00544859"/>
    <w:rsid w:val="005449BA"/>
    <w:rsid w:val="00544ABD"/>
    <w:rsid w:val="00544CF3"/>
    <w:rsid w:val="0054512F"/>
    <w:rsid w:val="005465F2"/>
    <w:rsid w:val="0054681F"/>
    <w:rsid w:val="00546967"/>
    <w:rsid w:val="00546C5E"/>
    <w:rsid w:val="00546F56"/>
    <w:rsid w:val="00546FF3"/>
    <w:rsid w:val="0054712C"/>
    <w:rsid w:val="00547A3C"/>
    <w:rsid w:val="00547F16"/>
    <w:rsid w:val="00550A81"/>
    <w:rsid w:val="005512C1"/>
    <w:rsid w:val="00551C44"/>
    <w:rsid w:val="00551C66"/>
    <w:rsid w:val="005520DE"/>
    <w:rsid w:val="00552C53"/>
    <w:rsid w:val="00552D02"/>
    <w:rsid w:val="00552E2F"/>
    <w:rsid w:val="005533B8"/>
    <w:rsid w:val="00553A93"/>
    <w:rsid w:val="005545C1"/>
    <w:rsid w:val="00554F9A"/>
    <w:rsid w:val="0055533B"/>
    <w:rsid w:val="0055630E"/>
    <w:rsid w:val="00556AA8"/>
    <w:rsid w:val="005575F7"/>
    <w:rsid w:val="00557E4A"/>
    <w:rsid w:val="00560381"/>
    <w:rsid w:val="0056268F"/>
    <w:rsid w:val="005626B4"/>
    <w:rsid w:val="0056289D"/>
    <w:rsid w:val="00562DBC"/>
    <w:rsid w:val="00562E37"/>
    <w:rsid w:val="005642D9"/>
    <w:rsid w:val="00564497"/>
    <w:rsid w:val="00564954"/>
    <w:rsid w:val="0056496D"/>
    <w:rsid w:val="00564AEF"/>
    <w:rsid w:val="00564E4A"/>
    <w:rsid w:val="00565835"/>
    <w:rsid w:val="00565848"/>
    <w:rsid w:val="00566929"/>
    <w:rsid w:val="0056739A"/>
    <w:rsid w:val="0056742B"/>
    <w:rsid w:val="005676C1"/>
    <w:rsid w:val="005679F0"/>
    <w:rsid w:val="00567A9C"/>
    <w:rsid w:val="00567AC0"/>
    <w:rsid w:val="00567BCD"/>
    <w:rsid w:val="00567FD1"/>
    <w:rsid w:val="00570943"/>
    <w:rsid w:val="00570D9F"/>
    <w:rsid w:val="00570ECB"/>
    <w:rsid w:val="00570EFE"/>
    <w:rsid w:val="00571200"/>
    <w:rsid w:val="0057124A"/>
    <w:rsid w:val="00571CCB"/>
    <w:rsid w:val="0057232C"/>
    <w:rsid w:val="005723FA"/>
    <w:rsid w:val="00572629"/>
    <w:rsid w:val="0057262B"/>
    <w:rsid w:val="00572899"/>
    <w:rsid w:val="00573321"/>
    <w:rsid w:val="005736E4"/>
    <w:rsid w:val="00573DA3"/>
    <w:rsid w:val="00574755"/>
    <w:rsid w:val="00576375"/>
    <w:rsid w:val="00576E41"/>
    <w:rsid w:val="00576E63"/>
    <w:rsid w:val="005770D8"/>
    <w:rsid w:val="005776CE"/>
    <w:rsid w:val="00577A2F"/>
    <w:rsid w:val="00577E85"/>
    <w:rsid w:val="00580848"/>
    <w:rsid w:val="005808E5"/>
    <w:rsid w:val="005811C9"/>
    <w:rsid w:val="005814D9"/>
    <w:rsid w:val="005817E0"/>
    <w:rsid w:val="005823E3"/>
    <w:rsid w:val="0058249A"/>
    <w:rsid w:val="005826A9"/>
    <w:rsid w:val="00582C4F"/>
    <w:rsid w:val="00582E14"/>
    <w:rsid w:val="00583416"/>
    <w:rsid w:val="00584165"/>
    <w:rsid w:val="005843C5"/>
    <w:rsid w:val="0058493A"/>
    <w:rsid w:val="00584D81"/>
    <w:rsid w:val="005850BA"/>
    <w:rsid w:val="00585B72"/>
    <w:rsid w:val="0058684A"/>
    <w:rsid w:val="00586E60"/>
    <w:rsid w:val="00586F94"/>
    <w:rsid w:val="00586FE8"/>
    <w:rsid w:val="0058705D"/>
    <w:rsid w:val="00587B3A"/>
    <w:rsid w:val="00587B6F"/>
    <w:rsid w:val="00590CDC"/>
    <w:rsid w:val="00590D37"/>
    <w:rsid w:val="00592497"/>
    <w:rsid w:val="00592E8B"/>
    <w:rsid w:val="00594106"/>
    <w:rsid w:val="00594853"/>
    <w:rsid w:val="00594CBD"/>
    <w:rsid w:val="005950DF"/>
    <w:rsid w:val="0059586B"/>
    <w:rsid w:val="005960CD"/>
    <w:rsid w:val="00596294"/>
    <w:rsid w:val="005963BA"/>
    <w:rsid w:val="00596593"/>
    <w:rsid w:val="00597F1E"/>
    <w:rsid w:val="005A01DE"/>
    <w:rsid w:val="005A0502"/>
    <w:rsid w:val="005A05B9"/>
    <w:rsid w:val="005A080E"/>
    <w:rsid w:val="005A1971"/>
    <w:rsid w:val="005A2501"/>
    <w:rsid w:val="005A30DA"/>
    <w:rsid w:val="005A35B5"/>
    <w:rsid w:val="005A3D9C"/>
    <w:rsid w:val="005A4704"/>
    <w:rsid w:val="005A555C"/>
    <w:rsid w:val="005A6015"/>
    <w:rsid w:val="005A619B"/>
    <w:rsid w:val="005A61AF"/>
    <w:rsid w:val="005A6310"/>
    <w:rsid w:val="005A656B"/>
    <w:rsid w:val="005A6EF0"/>
    <w:rsid w:val="005A70DD"/>
    <w:rsid w:val="005B0FA2"/>
    <w:rsid w:val="005B1118"/>
    <w:rsid w:val="005B13C8"/>
    <w:rsid w:val="005B1785"/>
    <w:rsid w:val="005B1D8B"/>
    <w:rsid w:val="005B265D"/>
    <w:rsid w:val="005B3136"/>
    <w:rsid w:val="005B328A"/>
    <w:rsid w:val="005B45D2"/>
    <w:rsid w:val="005B4E15"/>
    <w:rsid w:val="005B4F9C"/>
    <w:rsid w:val="005B5460"/>
    <w:rsid w:val="005B560A"/>
    <w:rsid w:val="005B5AC4"/>
    <w:rsid w:val="005B5FBA"/>
    <w:rsid w:val="005B6407"/>
    <w:rsid w:val="005B7222"/>
    <w:rsid w:val="005B7D59"/>
    <w:rsid w:val="005C00A2"/>
    <w:rsid w:val="005C0381"/>
    <w:rsid w:val="005C03C4"/>
    <w:rsid w:val="005C0909"/>
    <w:rsid w:val="005C0B46"/>
    <w:rsid w:val="005C0E6C"/>
    <w:rsid w:val="005C1274"/>
    <w:rsid w:val="005C1339"/>
    <w:rsid w:val="005C154F"/>
    <w:rsid w:val="005C1557"/>
    <w:rsid w:val="005C23CC"/>
    <w:rsid w:val="005C2859"/>
    <w:rsid w:val="005C2890"/>
    <w:rsid w:val="005C39C3"/>
    <w:rsid w:val="005C523F"/>
    <w:rsid w:val="005C5375"/>
    <w:rsid w:val="005C5C62"/>
    <w:rsid w:val="005C5D53"/>
    <w:rsid w:val="005C5EE5"/>
    <w:rsid w:val="005C61F2"/>
    <w:rsid w:val="005C6357"/>
    <w:rsid w:val="005C66F7"/>
    <w:rsid w:val="005C6DF9"/>
    <w:rsid w:val="005C7471"/>
    <w:rsid w:val="005C7B50"/>
    <w:rsid w:val="005D0014"/>
    <w:rsid w:val="005D036B"/>
    <w:rsid w:val="005D0AB4"/>
    <w:rsid w:val="005D1170"/>
    <w:rsid w:val="005D138E"/>
    <w:rsid w:val="005D20B5"/>
    <w:rsid w:val="005D2123"/>
    <w:rsid w:val="005D2712"/>
    <w:rsid w:val="005D316E"/>
    <w:rsid w:val="005D4145"/>
    <w:rsid w:val="005D5BA2"/>
    <w:rsid w:val="005D5E6F"/>
    <w:rsid w:val="005D5EDB"/>
    <w:rsid w:val="005D6561"/>
    <w:rsid w:val="005D7A16"/>
    <w:rsid w:val="005E00A2"/>
    <w:rsid w:val="005E0712"/>
    <w:rsid w:val="005E14A6"/>
    <w:rsid w:val="005E174F"/>
    <w:rsid w:val="005E384E"/>
    <w:rsid w:val="005E3935"/>
    <w:rsid w:val="005E400E"/>
    <w:rsid w:val="005E4C08"/>
    <w:rsid w:val="005E517E"/>
    <w:rsid w:val="005E5416"/>
    <w:rsid w:val="005E5D68"/>
    <w:rsid w:val="005E666E"/>
    <w:rsid w:val="005E6878"/>
    <w:rsid w:val="005F06CD"/>
    <w:rsid w:val="005F0938"/>
    <w:rsid w:val="005F0FF0"/>
    <w:rsid w:val="005F17D1"/>
    <w:rsid w:val="005F1F40"/>
    <w:rsid w:val="005F20BC"/>
    <w:rsid w:val="005F2130"/>
    <w:rsid w:val="005F22C8"/>
    <w:rsid w:val="005F2A57"/>
    <w:rsid w:val="005F2DCB"/>
    <w:rsid w:val="005F2F4E"/>
    <w:rsid w:val="005F356B"/>
    <w:rsid w:val="005F38AC"/>
    <w:rsid w:val="005F3DFC"/>
    <w:rsid w:val="005F50DF"/>
    <w:rsid w:val="005F54A4"/>
    <w:rsid w:val="005F707F"/>
    <w:rsid w:val="005F7414"/>
    <w:rsid w:val="005F7C20"/>
    <w:rsid w:val="00600599"/>
    <w:rsid w:val="006006CB"/>
    <w:rsid w:val="00600C3F"/>
    <w:rsid w:val="00600F8B"/>
    <w:rsid w:val="006010D8"/>
    <w:rsid w:val="006016A4"/>
    <w:rsid w:val="00602984"/>
    <w:rsid w:val="00602B19"/>
    <w:rsid w:val="00603000"/>
    <w:rsid w:val="0060452F"/>
    <w:rsid w:val="00605054"/>
    <w:rsid w:val="0060523E"/>
    <w:rsid w:val="0060544C"/>
    <w:rsid w:val="006055C9"/>
    <w:rsid w:val="006063BA"/>
    <w:rsid w:val="0060679C"/>
    <w:rsid w:val="00606A17"/>
    <w:rsid w:val="00606ADA"/>
    <w:rsid w:val="00606B4F"/>
    <w:rsid w:val="00607160"/>
    <w:rsid w:val="0060790E"/>
    <w:rsid w:val="00607D53"/>
    <w:rsid w:val="0061009B"/>
    <w:rsid w:val="006106BF"/>
    <w:rsid w:val="00610E17"/>
    <w:rsid w:val="00610E7B"/>
    <w:rsid w:val="00611687"/>
    <w:rsid w:val="006119CC"/>
    <w:rsid w:val="00611D49"/>
    <w:rsid w:val="0061250C"/>
    <w:rsid w:val="006126EE"/>
    <w:rsid w:val="0061281C"/>
    <w:rsid w:val="00612E6B"/>
    <w:rsid w:val="006134D5"/>
    <w:rsid w:val="00613ADC"/>
    <w:rsid w:val="00613EFF"/>
    <w:rsid w:val="006144C0"/>
    <w:rsid w:val="006146FA"/>
    <w:rsid w:val="00614EF9"/>
    <w:rsid w:val="00615088"/>
    <w:rsid w:val="006159D3"/>
    <w:rsid w:val="00615D19"/>
    <w:rsid w:val="00615F84"/>
    <w:rsid w:val="00616B0A"/>
    <w:rsid w:val="0061713D"/>
    <w:rsid w:val="0061720A"/>
    <w:rsid w:val="00617694"/>
    <w:rsid w:val="00617743"/>
    <w:rsid w:val="00617943"/>
    <w:rsid w:val="00617A57"/>
    <w:rsid w:val="00620397"/>
    <w:rsid w:val="006204BE"/>
    <w:rsid w:val="006218CC"/>
    <w:rsid w:val="00621995"/>
    <w:rsid w:val="00621B61"/>
    <w:rsid w:val="00621CE7"/>
    <w:rsid w:val="00621EEF"/>
    <w:rsid w:val="006230C7"/>
    <w:rsid w:val="006231B0"/>
    <w:rsid w:val="00623267"/>
    <w:rsid w:val="006232E4"/>
    <w:rsid w:val="00623DB2"/>
    <w:rsid w:val="006249DC"/>
    <w:rsid w:val="00624D55"/>
    <w:rsid w:val="0062509E"/>
    <w:rsid w:val="00625350"/>
    <w:rsid w:val="00625C1A"/>
    <w:rsid w:val="00625FD8"/>
    <w:rsid w:val="0062619A"/>
    <w:rsid w:val="0062732E"/>
    <w:rsid w:val="00630C1F"/>
    <w:rsid w:val="00630FE3"/>
    <w:rsid w:val="00631059"/>
    <w:rsid w:val="00632ED4"/>
    <w:rsid w:val="0063340B"/>
    <w:rsid w:val="00633506"/>
    <w:rsid w:val="00633716"/>
    <w:rsid w:val="00633904"/>
    <w:rsid w:val="00633B96"/>
    <w:rsid w:val="006340E5"/>
    <w:rsid w:val="00634BE0"/>
    <w:rsid w:val="006350B3"/>
    <w:rsid w:val="006358BE"/>
    <w:rsid w:val="0063612E"/>
    <w:rsid w:val="00637155"/>
    <w:rsid w:val="006377A4"/>
    <w:rsid w:val="006378C0"/>
    <w:rsid w:val="00640157"/>
    <w:rsid w:val="0064036D"/>
    <w:rsid w:val="00640682"/>
    <w:rsid w:val="0064075E"/>
    <w:rsid w:val="00640F6A"/>
    <w:rsid w:val="00643184"/>
    <w:rsid w:val="00644EBD"/>
    <w:rsid w:val="00645C0F"/>
    <w:rsid w:val="0064617E"/>
    <w:rsid w:val="0064679D"/>
    <w:rsid w:val="00647038"/>
    <w:rsid w:val="00647052"/>
    <w:rsid w:val="00647285"/>
    <w:rsid w:val="00647358"/>
    <w:rsid w:val="00647481"/>
    <w:rsid w:val="006474A2"/>
    <w:rsid w:val="00647570"/>
    <w:rsid w:val="006476A9"/>
    <w:rsid w:val="00647ACC"/>
    <w:rsid w:val="006501E1"/>
    <w:rsid w:val="00650456"/>
    <w:rsid w:val="00650480"/>
    <w:rsid w:val="00650FDD"/>
    <w:rsid w:val="0065217B"/>
    <w:rsid w:val="0065219F"/>
    <w:rsid w:val="006521DB"/>
    <w:rsid w:val="006522E9"/>
    <w:rsid w:val="006525A8"/>
    <w:rsid w:val="00652691"/>
    <w:rsid w:val="00653A60"/>
    <w:rsid w:val="00654070"/>
    <w:rsid w:val="00654148"/>
    <w:rsid w:val="006544C3"/>
    <w:rsid w:val="006546EC"/>
    <w:rsid w:val="00654FFD"/>
    <w:rsid w:val="00655185"/>
    <w:rsid w:val="00655523"/>
    <w:rsid w:val="00655E63"/>
    <w:rsid w:val="00655ECC"/>
    <w:rsid w:val="006565C1"/>
    <w:rsid w:val="00656602"/>
    <w:rsid w:val="00656BDC"/>
    <w:rsid w:val="006578A3"/>
    <w:rsid w:val="00657B87"/>
    <w:rsid w:val="00657BD4"/>
    <w:rsid w:val="00657E93"/>
    <w:rsid w:val="00660285"/>
    <w:rsid w:val="00662A7A"/>
    <w:rsid w:val="00662E10"/>
    <w:rsid w:val="00663493"/>
    <w:rsid w:val="00663731"/>
    <w:rsid w:val="006644F7"/>
    <w:rsid w:val="00664D57"/>
    <w:rsid w:val="006651DA"/>
    <w:rsid w:val="00665312"/>
    <w:rsid w:val="00665CB6"/>
    <w:rsid w:val="00666053"/>
    <w:rsid w:val="0066662D"/>
    <w:rsid w:val="0066666A"/>
    <w:rsid w:val="00666C08"/>
    <w:rsid w:val="00666CA0"/>
    <w:rsid w:val="00667130"/>
    <w:rsid w:val="006671BA"/>
    <w:rsid w:val="00667958"/>
    <w:rsid w:val="00670012"/>
    <w:rsid w:val="00670306"/>
    <w:rsid w:val="00670C9C"/>
    <w:rsid w:val="00671F2E"/>
    <w:rsid w:val="006724F4"/>
    <w:rsid w:val="0067371C"/>
    <w:rsid w:val="00673FF1"/>
    <w:rsid w:val="006740F2"/>
    <w:rsid w:val="0067411F"/>
    <w:rsid w:val="00674197"/>
    <w:rsid w:val="00674542"/>
    <w:rsid w:val="006745C1"/>
    <w:rsid w:val="00674840"/>
    <w:rsid w:val="00674C36"/>
    <w:rsid w:val="00674C9B"/>
    <w:rsid w:val="006751F1"/>
    <w:rsid w:val="006754E4"/>
    <w:rsid w:val="006769AE"/>
    <w:rsid w:val="00676DBC"/>
    <w:rsid w:val="00676F76"/>
    <w:rsid w:val="00677981"/>
    <w:rsid w:val="006802F3"/>
    <w:rsid w:val="0068064B"/>
    <w:rsid w:val="006817B5"/>
    <w:rsid w:val="006818CE"/>
    <w:rsid w:val="006823FF"/>
    <w:rsid w:val="00682445"/>
    <w:rsid w:val="006825E4"/>
    <w:rsid w:val="00682D2A"/>
    <w:rsid w:val="006831CC"/>
    <w:rsid w:val="0068368D"/>
    <w:rsid w:val="00683D5B"/>
    <w:rsid w:val="006841C4"/>
    <w:rsid w:val="0068485F"/>
    <w:rsid w:val="00685AD1"/>
    <w:rsid w:val="00685BCA"/>
    <w:rsid w:val="00685FCA"/>
    <w:rsid w:val="0068616B"/>
    <w:rsid w:val="006863B7"/>
    <w:rsid w:val="0068742C"/>
    <w:rsid w:val="00690055"/>
    <w:rsid w:val="0069078E"/>
    <w:rsid w:val="00691021"/>
    <w:rsid w:val="00691524"/>
    <w:rsid w:val="00691660"/>
    <w:rsid w:val="00693923"/>
    <w:rsid w:val="00693A82"/>
    <w:rsid w:val="00693DFC"/>
    <w:rsid w:val="00693E46"/>
    <w:rsid w:val="006940E4"/>
    <w:rsid w:val="006944B5"/>
    <w:rsid w:val="00694A1D"/>
    <w:rsid w:val="00694AD3"/>
    <w:rsid w:val="00694B1B"/>
    <w:rsid w:val="00695123"/>
    <w:rsid w:val="00695698"/>
    <w:rsid w:val="00695E04"/>
    <w:rsid w:val="0069608B"/>
    <w:rsid w:val="00696519"/>
    <w:rsid w:val="00696D32"/>
    <w:rsid w:val="00697608"/>
    <w:rsid w:val="00697762"/>
    <w:rsid w:val="006A014D"/>
    <w:rsid w:val="006A0634"/>
    <w:rsid w:val="006A10FC"/>
    <w:rsid w:val="006A113A"/>
    <w:rsid w:val="006A1504"/>
    <w:rsid w:val="006A1768"/>
    <w:rsid w:val="006A1E73"/>
    <w:rsid w:val="006A1F7F"/>
    <w:rsid w:val="006A322A"/>
    <w:rsid w:val="006A33E7"/>
    <w:rsid w:val="006A39B3"/>
    <w:rsid w:val="006A3A41"/>
    <w:rsid w:val="006A4118"/>
    <w:rsid w:val="006A4C83"/>
    <w:rsid w:val="006A50C0"/>
    <w:rsid w:val="006A64D7"/>
    <w:rsid w:val="006A6611"/>
    <w:rsid w:val="006A6700"/>
    <w:rsid w:val="006A678D"/>
    <w:rsid w:val="006A6869"/>
    <w:rsid w:val="006A709C"/>
    <w:rsid w:val="006A738D"/>
    <w:rsid w:val="006B0BB5"/>
    <w:rsid w:val="006B0F67"/>
    <w:rsid w:val="006B1241"/>
    <w:rsid w:val="006B26D7"/>
    <w:rsid w:val="006B290A"/>
    <w:rsid w:val="006B3A1A"/>
    <w:rsid w:val="006B3BE6"/>
    <w:rsid w:val="006B3E0A"/>
    <w:rsid w:val="006B3E56"/>
    <w:rsid w:val="006B3E80"/>
    <w:rsid w:val="006B4928"/>
    <w:rsid w:val="006B49C9"/>
    <w:rsid w:val="006B5BF8"/>
    <w:rsid w:val="006B5CA8"/>
    <w:rsid w:val="006B62F4"/>
    <w:rsid w:val="006B6727"/>
    <w:rsid w:val="006B6885"/>
    <w:rsid w:val="006B69AC"/>
    <w:rsid w:val="006B7D2D"/>
    <w:rsid w:val="006B7F31"/>
    <w:rsid w:val="006C0033"/>
    <w:rsid w:val="006C0AC9"/>
    <w:rsid w:val="006C0F0F"/>
    <w:rsid w:val="006C183B"/>
    <w:rsid w:val="006C42CD"/>
    <w:rsid w:val="006C4BE5"/>
    <w:rsid w:val="006C4D20"/>
    <w:rsid w:val="006C514B"/>
    <w:rsid w:val="006C5CBB"/>
    <w:rsid w:val="006C64B6"/>
    <w:rsid w:val="006C652C"/>
    <w:rsid w:val="006C6878"/>
    <w:rsid w:val="006C6A96"/>
    <w:rsid w:val="006C7160"/>
    <w:rsid w:val="006C77C0"/>
    <w:rsid w:val="006C7B5B"/>
    <w:rsid w:val="006D0C95"/>
    <w:rsid w:val="006D0ED7"/>
    <w:rsid w:val="006D1EC2"/>
    <w:rsid w:val="006D2B91"/>
    <w:rsid w:val="006D2DCE"/>
    <w:rsid w:val="006D2EEF"/>
    <w:rsid w:val="006D3C65"/>
    <w:rsid w:val="006D4665"/>
    <w:rsid w:val="006D4C0A"/>
    <w:rsid w:val="006D4DEE"/>
    <w:rsid w:val="006D56B0"/>
    <w:rsid w:val="006D5845"/>
    <w:rsid w:val="006D5C6B"/>
    <w:rsid w:val="006D5EDA"/>
    <w:rsid w:val="006D6879"/>
    <w:rsid w:val="006D6B7E"/>
    <w:rsid w:val="006E0047"/>
    <w:rsid w:val="006E0301"/>
    <w:rsid w:val="006E08AE"/>
    <w:rsid w:val="006E11A8"/>
    <w:rsid w:val="006E17F0"/>
    <w:rsid w:val="006E1F03"/>
    <w:rsid w:val="006E3B6E"/>
    <w:rsid w:val="006E473E"/>
    <w:rsid w:val="006E5296"/>
    <w:rsid w:val="006E5985"/>
    <w:rsid w:val="006E668D"/>
    <w:rsid w:val="006E744A"/>
    <w:rsid w:val="006E7B6E"/>
    <w:rsid w:val="006E7D80"/>
    <w:rsid w:val="006F0016"/>
    <w:rsid w:val="006F0472"/>
    <w:rsid w:val="006F0F68"/>
    <w:rsid w:val="006F1089"/>
    <w:rsid w:val="006F1634"/>
    <w:rsid w:val="006F19F0"/>
    <w:rsid w:val="006F1DDA"/>
    <w:rsid w:val="006F2882"/>
    <w:rsid w:val="006F2DFA"/>
    <w:rsid w:val="006F3159"/>
    <w:rsid w:val="006F32F5"/>
    <w:rsid w:val="006F447C"/>
    <w:rsid w:val="006F44D6"/>
    <w:rsid w:val="006F5330"/>
    <w:rsid w:val="006F603B"/>
    <w:rsid w:val="006F6E6D"/>
    <w:rsid w:val="006F76C5"/>
    <w:rsid w:val="006F7704"/>
    <w:rsid w:val="00700978"/>
    <w:rsid w:val="00701641"/>
    <w:rsid w:val="00701909"/>
    <w:rsid w:val="007019B4"/>
    <w:rsid w:val="00701B3D"/>
    <w:rsid w:val="00702611"/>
    <w:rsid w:val="0070276C"/>
    <w:rsid w:val="007029E1"/>
    <w:rsid w:val="00702FCE"/>
    <w:rsid w:val="00703644"/>
    <w:rsid w:val="00703DF8"/>
    <w:rsid w:val="00705E9D"/>
    <w:rsid w:val="00706B5B"/>
    <w:rsid w:val="00706E46"/>
    <w:rsid w:val="007071DA"/>
    <w:rsid w:val="0070736C"/>
    <w:rsid w:val="00707463"/>
    <w:rsid w:val="00707FB2"/>
    <w:rsid w:val="0071012F"/>
    <w:rsid w:val="00710412"/>
    <w:rsid w:val="007107AC"/>
    <w:rsid w:val="007115CF"/>
    <w:rsid w:val="00711AFE"/>
    <w:rsid w:val="00712277"/>
    <w:rsid w:val="0071301D"/>
    <w:rsid w:val="007139AD"/>
    <w:rsid w:val="00713E7F"/>
    <w:rsid w:val="00714099"/>
    <w:rsid w:val="00714305"/>
    <w:rsid w:val="007146CA"/>
    <w:rsid w:val="0071478C"/>
    <w:rsid w:val="0071509A"/>
    <w:rsid w:val="00715682"/>
    <w:rsid w:val="00716A06"/>
    <w:rsid w:val="00716FF4"/>
    <w:rsid w:val="00717251"/>
    <w:rsid w:val="00717471"/>
    <w:rsid w:val="0071794F"/>
    <w:rsid w:val="00717B1F"/>
    <w:rsid w:val="00717D42"/>
    <w:rsid w:val="007200D2"/>
    <w:rsid w:val="00720523"/>
    <w:rsid w:val="00720C40"/>
    <w:rsid w:val="00721424"/>
    <w:rsid w:val="00721CC3"/>
    <w:rsid w:val="00722847"/>
    <w:rsid w:val="007237BB"/>
    <w:rsid w:val="00723A89"/>
    <w:rsid w:val="00723BB7"/>
    <w:rsid w:val="00723C84"/>
    <w:rsid w:val="00723EBC"/>
    <w:rsid w:val="00725CE0"/>
    <w:rsid w:val="00726875"/>
    <w:rsid w:val="00726E88"/>
    <w:rsid w:val="00727132"/>
    <w:rsid w:val="0072781D"/>
    <w:rsid w:val="007301AA"/>
    <w:rsid w:val="00730439"/>
    <w:rsid w:val="00730813"/>
    <w:rsid w:val="00730D41"/>
    <w:rsid w:val="00730F15"/>
    <w:rsid w:val="00731264"/>
    <w:rsid w:val="007313B2"/>
    <w:rsid w:val="007316F5"/>
    <w:rsid w:val="00732A66"/>
    <w:rsid w:val="00732D78"/>
    <w:rsid w:val="00733318"/>
    <w:rsid w:val="00733516"/>
    <w:rsid w:val="007336CB"/>
    <w:rsid w:val="00733D13"/>
    <w:rsid w:val="00734140"/>
    <w:rsid w:val="007341A5"/>
    <w:rsid w:val="007347B8"/>
    <w:rsid w:val="0073480B"/>
    <w:rsid w:val="00734C9D"/>
    <w:rsid w:val="00735309"/>
    <w:rsid w:val="00735661"/>
    <w:rsid w:val="007356C3"/>
    <w:rsid w:val="00735EA4"/>
    <w:rsid w:val="00736795"/>
    <w:rsid w:val="00736D8E"/>
    <w:rsid w:val="00737454"/>
    <w:rsid w:val="00737632"/>
    <w:rsid w:val="007376B4"/>
    <w:rsid w:val="00737A25"/>
    <w:rsid w:val="00737F67"/>
    <w:rsid w:val="0074033B"/>
    <w:rsid w:val="00740633"/>
    <w:rsid w:val="0074087C"/>
    <w:rsid w:val="00740A61"/>
    <w:rsid w:val="0074105F"/>
    <w:rsid w:val="0074129B"/>
    <w:rsid w:val="0074132C"/>
    <w:rsid w:val="0074203B"/>
    <w:rsid w:val="0074238A"/>
    <w:rsid w:val="007423EC"/>
    <w:rsid w:val="00742407"/>
    <w:rsid w:val="00743181"/>
    <w:rsid w:val="00744745"/>
    <w:rsid w:val="00745053"/>
    <w:rsid w:val="007450F8"/>
    <w:rsid w:val="007456B0"/>
    <w:rsid w:val="007461F1"/>
    <w:rsid w:val="00746F58"/>
    <w:rsid w:val="007472EB"/>
    <w:rsid w:val="0074761E"/>
    <w:rsid w:val="0074783A"/>
    <w:rsid w:val="00750F10"/>
    <w:rsid w:val="0075148A"/>
    <w:rsid w:val="007516DA"/>
    <w:rsid w:val="00751734"/>
    <w:rsid w:val="00751DC4"/>
    <w:rsid w:val="00752830"/>
    <w:rsid w:val="00752BFA"/>
    <w:rsid w:val="00752C36"/>
    <w:rsid w:val="0075364D"/>
    <w:rsid w:val="007538F5"/>
    <w:rsid w:val="00753EA6"/>
    <w:rsid w:val="00755026"/>
    <w:rsid w:val="00755822"/>
    <w:rsid w:val="00755B2A"/>
    <w:rsid w:val="00755D79"/>
    <w:rsid w:val="00756934"/>
    <w:rsid w:val="00757D60"/>
    <w:rsid w:val="007604A5"/>
    <w:rsid w:val="00761266"/>
    <w:rsid w:val="00761CF8"/>
    <w:rsid w:val="0076227F"/>
    <w:rsid w:val="00762C15"/>
    <w:rsid w:val="00762EC7"/>
    <w:rsid w:val="00765429"/>
    <w:rsid w:val="00766217"/>
    <w:rsid w:val="00766BE3"/>
    <w:rsid w:val="007676C2"/>
    <w:rsid w:val="00770321"/>
    <w:rsid w:val="007707D3"/>
    <w:rsid w:val="00770F72"/>
    <w:rsid w:val="007711FD"/>
    <w:rsid w:val="0077122E"/>
    <w:rsid w:val="00771FEB"/>
    <w:rsid w:val="007731C1"/>
    <w:rsid w:val="00773509"/>
    <w:rsid w:val="00773DE9"/>
    <w:rsid w:val="00774045"/>
    <w:rsid w:val="00774433"/>
    <w:rsid w:val="00776103"/>
    <w:rsid w:val="007766A5"/>
    <w:rsid w:val="00776B75"/>
    <w:rsid w:val="007777F9"/>
    <w:rsid w:val="00777D77"/>
    <w:rsid w:val="00777F6A"/>
    <w:rsid w:val="0078022C"/>
    <w:rsid w:val="007804B1"/>
    <w:rsid w:val="00780C0B"/>
    <w:rsid w:val="00780D64"/>
    <w:rsid w:val="00781119"/>
    <w:rsid w:val="0078153F"/>
    <w:rsid w:val="00781F8D"/>
    <w:rsid w:val="00782865"/>
    <w:rsid w:val="007828B5"/>
    <w:rsid w:val="0078333C"/>
    <w:rsid w:val="00783D3C"/>
    <w:rsid w:val="0078459B"/>
    <w:rsid w:val="00784FC3"/>
    <w:rsid w:val="00786E43"/>
    <w:rsid w:val="00787909"/>
    <w:rsid w:val="00787DDE"/>
    <w:rsid w:val="00790660"/>
    <w:rsid w:val="007908F2"/>
    <w:rsid w:val="00791535"/>
    <w:rsid w:val="00791FA2"/>
    <w:rsid w:val="00792167"/>
    <w:rsid w:val="00792D19"/>
    <w:rsid w:val="00793167"/>
    <w:rsid w:val="007939EE"/>
    <w:rsid w:val="00793AA7"/>
    <w:rsid w:val="007945F2"/>
    <w:rsid w:val="00794D38"/>
    <w:rsid w:val="00795611"/>
    <w:rsid w:val="0079567F"/>
    <w:rsid w:val="00795FA9"/>
    <w:rsid w:val="0079607B"/>
    <w:rsid w:val="00796114"/>
    <w:rsid w:val="00796A05"/>
    <w:rsid w:val="007A0179"/>
    <w:rsid w:val="007A0C39"/>
    <w:rsid w:val="007A1168"/>
    <w:rsid w:val="007A134A"/>
    <w:rsid w:val="007A188E"/>
    <w:rsid w:val="007A1E5A"/>
    <w:rsid w:val="007A21A9"/>
    <w:rsid w:val="007A2A3D"/>
    <w:rsid w:val="007A2E18"/>
    <w:rsid w:val="007A300C"/>
    <w:rsid w:val="007A3CF3"/>
    <w:rsid w:val="007A442F"/>
    <w:rsid w:val="007A445C"/>
    <w:rsid w:val="007A4833"/>
    <w:rsid w:val="007A4D22"/>
    <w:rsid w:val="007A5BEA"/>
    <w:rsid w:val="007A6238"/>
    <w:rsid w:val="007A62B1"/>
    <w:rsid w:val="007A6A80"/>
    <w:rsid w:val="007A6CB4"/>
    <w:rsid w:val="007B0B22"/>
    <w:rsid w:val="007B1344"/>
    <w:rsid w:val="007B1664"/>
    <w:rsid w:val="007B1ABA"/>
    <w:rsid w:val="007B25EA"/>
    <w:rsid w:val="007B281E"/>
    <w:rsid w:val="007B28A0"/>
    <w:rsid w:val="007B2B60"/>
    <w:rsid w:val="007B3E95"/>
    <w:rsid w:val="007B420A"/>
    <w:rsid w:val="007B44F3"/>
    <w:rsid w:val="007B470C"/>
    <w:rsid w:val="007B49B0"/>
    <w:rsid w:val="007B4B88"/>
    <w:rsid w:val="007B4C66"/>
    <w:rsid w:val="007B5560"/>
    <w:rsid w:val="007B5661"/>
    <w:rsid w:val="007B578C"/>
    <w:rsid w:val="007B5A98"/>
    <w:rsid w:val="007B5CA0"/>
    <w:rsid w:val="007B620C"/>
    <w:rsid w:val="007B742A"/>
    <w:rsid w:val="007B7B47"/>
    <w:rsid w:val="007C035E"/>
    <w:rsid w:val="007C0A3E"/>
    <w:rsid w:val="007C11C5"/>
    <w:rsid w:val="007C13BC"/>
    <w:rsid w:val="007C157A"/>
    <w:rsid w:val="007C185C"/>
    <w:rsid w:val="007C1F68"/>
    <w:rsid w:val="007C29FA"/>
    <w:rsid w:val="007C2C36"/>
    <w:rsid w:val="007C2C43"/>
    <w:rsid w:val="007C2EF3"/>
    <w:rsid w:val="007C3687"/>
    <w:rsid w:val="007C3A1D"/>
    <w:rsid w:val="007C447C"/>
    <w:rsid w:val="007C489B"/>
    <w:rsid w:val="007C59F4"/>
    <w:rsid w:val="007C640A"/>
    <w:rsid w:val="007C6A9D"/>
    <w:rsid w:val="007C6F9E"/>
    <w:rsid w:val="007C7049"/>
    <w:rsid w:val="007C7D46"/>
    <w:rsid w:val="007C7E71"/>
    <w:rsid w:val="007D0443"/>
    <w:rsid w:val="007D0786"/>
    <w:rsid w:val="007D0799"/>
    <w:rsid w:val="007D12C6"/>
    <w:rsid w:val="007D14BE"/>
    <w:rsid w:val="007D2A6C"/>
    <w:rsid w:val="007D3038"/>
    <w:rsid w:val="007D34B2"/>
    <w:rsid w:val="007D3F6A"/>
    <w:rsid w:val="007D48F3"/>
    <w:rsid w:val="007D4C45"/>
    <w:rsid w:val="007D4EDA"/>
    <w:rsid w:val="007D4F0F"/>
    <w:rsid w:val="007D5597"/>
    <w:rsid w:val="007D56AF"/>
    <w:rsid w:val="007D5E59"/>
    <w:rsid w:val="007D62BD"/>
    <w:rsid w:val="007D66D9"/>
    <w:rsid w:val="007D686E"/>
    <w:rsid w:val="007D6DC1"/>
    <w:rsid w:val="007D7591"/>
    <w:rsid w:val="007D7920"/>
    <w:rsid w:val="007D7994"/>
    <w:rsid w:val="007E076E"/>
    <w:rsid w:val="007E0C7E"/>
    <w:rsid w:val="007E10B2"/>
    <w:rsid w:val="007E15C2"/>
    <w:rsid w:val="007E2AC7"/>
    <w:rsid w:val="007E2B30"/>
    <w:rsid w:val="007E2FDC"/>
    <w:rsid w:val="007E36EA"/>
    <w:rsid w:val="007E399E"/>
    <w:rsid w:val="007E3A5D"/>
    <w:rsid w:val="007E3B5F"/>
    <w:rsid w:val="007E3C96"/>
    <w:rsid w:val="007E3E7F"/>
    <w:rsid w:val="007E5642"/>
    <w:rsid w:val="007E61B1"/>
    <w:rsid w:val="007E66BC"/>
    <w:rsid w:val="007E6AE4"/>
    <w:rsid w:val="007E7234"/>
    <w:rsid w:val="007E7E47"/>
    <w:rsid w:val="007F07C7"/>
    <w:rsid w:val="007F07E8"/>
    <w:rsid w:val="007F0D61"/>
    <w:rsid w:val="007F165A"/>
    <w:rsid w:val="007F1BC0"/>
    <w:rsid w:val="007F23FF"/>
    <w:rsid w:val="007F28AC"/>
    <w:rsid w:val="007F2E1B"/>
    <w:rsid w:val="007F391C"/>
    <w:rsid w:val="007F45C7"/>
    <w:rsid w:val="007F4C23"/>
    <w:rsid w:val="007F4DB5"/>
    <w:rsid w:val="007F57FF"/>
    <w:rsid w:val="007F5B7E"/>
    <w:rsid w:val="007F6F8F"/>
    <w:rsid w:val="007F7146"/>
    <w:rsid w:val="007F715A"/>
    <w:rsid w:val="007F786E"/>
    <w:rsid w:val="007F7AE6"/>
    <w:rsid w:val="007F7B1F"/>
    <w:rsid w:val="00800113"/>
    <w:rsid w:val="0080046F"/>
    <w:rsid w:val="00800497"/>
    <w:rsid w:val="008006CB"/>
    <w:rsid w:val="00800AFD"/>
    <w:rsid w:val="00800D3B"/>
    <w:rsid w:val="00800E52"/>
    <w:rsid w:val="008019BA"/>
    <w:rsid w:val="00801D54"/>
    <w:rsid w:val="00801D74"/>
    <w:rsid w:val="00801DAA"/>
    <w:rsid w:val="00801F3A"/>
    <w:rsid w:val="00802422"/>
    <w:rsid w:val="008028D6"/>
    <w:rsid w:val="00802D4B"/>
    <w:rsid w:val="00802D51"/>
    <w:rsid w:val="008033DC"/>
    <w:rsid w:val="008033F3"/>
    <w:rsid w:val="00804C4A"/>
    <w:rsid w:val="00805252"/>
    <w:rsid w:val="0080531B"/>
    <w:rsid w:val="00805EED"/>
    <w:rsid w:val="008067A4"/>
    <w:rsid w:val="00806D88"/>
    <w:rsid w:val="00810540"/>
    <w:rsid w:val="008109B9"/>
    <w:rsid w:val="00810E0C"/>
    <w:rsid w:val="008111BF"/>
    <w:rsid w:val="008111DD"/>
    <w:rsid w:val="0081128B"/>
    <w:rsid w:val="008114CA"/>
    <w:rsid w:val="0081174C"/>
    <w:rsid w:val="00812076"/>
    <w:rsid w:val="00812502"/>
    <w:rsid w:val="00812BF9"/>
    <w:rsid w:val="00812D89"/>
    <w:rsid w:val="00813A4E"/>
    <w:rsid w:val="00814338"/>
    <w:rsid w:val="008150AB"/>
    <w:rsid w:val="0081546E"/>
    <w:rsid w:val="00816B51"/>
    <w:rsid w:val="008175E3"/>
    <w:rsid w:val="008177EC"/>
    <w:rsid w:val="00820030"/>
    <w:rsid w:val="00820717"/>
    <w:rsid w:val="008208EE"/>
    <w:rsid w:val="00820A03"/>
    <w:rsid w:val="00820C51"/>
    <w:rsid w:val="00820DBB"/>
    <w:rsid w:val="00821156"/>
    <w:rsid w:val="00823396"/>
    <w:rsid w:val="0082362E"/>
    <w:rsid w:val="00823D5D"/>
    <w:rsid w:val="0082479F"/>
    <w:rsid w:val="008247E2"/>
    <w:rsid w:val="00824973"/>
    <w:rsid w:val="00824A39"/>
    <w:rsid w:val="00824BE8"/>
    <w:rsid w:val="008257C0"/>
    <w:rsid w:val="00826E1C"/>
    <w:rsid w:val="00827696"/>
    <w:rsid w:val="00827BE4"/>
    <w:rsid w:val="00830104"/>
    <w:rsid w:val="0083072A"/>
    <w:rsid w:val="008308AF"/>
    <w:rsid w:val="00830966"/>
    <w:rsid w:val="008314C6"/>
    <w:rsid w:val="00831AAF"/>
    <w:rsid w:val="00831B0C"/>
    <w:rsid w:val="00831E69"/>
    <w:rsid w:val="0083254B"/>
    <w:rsid w:val="00832AED"/>
    <w:rsid w:val="00832CCA"/>
    <w:rsid w:val="00832D59"/>
    <w:rsid w:val="00832DB3"/>
    <w:rsid w:val="00832FF6"/>
    <w:rsid w:val="00833151"/>
    <w:rsid w:val="00833C47"/>
    <w:rsid w:val="008341B5"/>
    <w:rsid w:val="00835106"/>
    <w:rsid w:val="00835353"/>
    <w:rsid w:val="00835397"/>
    <w:rsid w:val="00835402"/>
    <w:rsid w:val="00835434"/>
    <w:rsid w:val="00836CAD"/>
    <w:rsid w:val="0083721B"/>
    <w:rsid w:val="008373FD"/>
    <w:rsid w:val="00840920"/>
    <w:rsid w:val="00840C79"/>
    <w:rsid w:val="00840C8A"/>
    <w:rsid w:val="00840FA3"/>
    <w:rsid w:val="008413EC"/>
    <w:rsid w:val="00841A5E"/>
    <w:rsid w:val="00841D19"/>
    <w:rsid w:val="00842749"/>
    <w:rsid w:val="0084297C"/>
    <w:rsid w:val="00842D67"/>
    <w:rsid w:val="00842DE1"/>
    <w:rsid w:val="0084316E"/>
    <w:rsid w:val="00843A94"/>
    <w:rsid w:val="00843B04"/>
    <w:rsid w:val="00844483"/>
    <w:rsid w:val="00844A76"/>
    <w:rsid w:val="00844B1F"/>
    <w:rsid w:val="00844CC4"/>
    <w:rsid w:val="00844F42"/>
    <w:rsid w:val="008453FB"/>
    <w:rsid w:val="0084544D"/>
    <w:rsid w:val="00847207"/>
    <w:rsid w:val="00847442"/>
    <w:rsid w:val="00850100"/>
    <w:rsid w:val="00850382"/>
    <w:rsid w:val="00851AEF"/>
    <w:rsid w:val="00852194"/>
    <w:rsid w:val="008522EB"/>
    <w:rsid w:val="00852408"/>
    <w:rsid w:val="00852A63"/>
    <w:rsid w:val="00852E9A"/>
    <w:rsid w:val="0085427A"/>
    <w:rsid w:val="008548D3"/>
    <w:rsid w:val="00854F25"/>
    <w:rsid w:val="00855819"/>
    <w:rsid w:val="00856078"/>
    <w:rsid w:val="008561A8"/>
    <w:rsid w:val="0085655E"/>
    <w:rsid w:val="00856C06"/>
    <w:rsid w:val="0085711C"/>
    <w:rsid w:val="008573D8"/>
    <w:rsid w:val="0085797A"/>
    <w:rsid w:val="00860000"/>
    <w:rsid w:val="00860289"/>
    <w:rsid w:val="00860850"/>
    <w:rsid w:val="00860877"/>
    <w:rsid w:val="0086128F"/>
    <w:rsid w:val="00861777"/>
    <w:rsid w:val="00861950"/>
    <w:rsid w:val="0086213F"/>
    <w:rsid w:val="008623DF"/>
    <w:rsid w:val="00862606"/>
    <w:rsid w:val="00862DC1"/>
    <w:rsid w:val="00862EE2"/>
    <w:rsid w:val="008637C2"/>
    <w:rsid w:val="008640C8"/>
    <w:rsid w:val="008648D3"/>
    <w:rsid w:val="00865A29"/>
    <w:rsid w:val="00866156"/>
    <w:rsid w:val="0086640E"/>
    <w:rsid w:val="00866507"/>
    <w:rsid w:val="008668D9"/>
    <w:rsid w:val="00866984"/>
    <w:rsid w:val="00866A11"/>
    <w:rsid w:val="00866B52"/>
    <w:rsid w:val="0086731C"/>
    <w:rsid w:val="008675B3"/>
    <w:rsid w:val="008678FA"/>
    <w:rsid w:val="00870120"/>
    <w:rsid w:val="008703B2"/>
    <w:rsid w:val="00870684"/>
    <w:rsid w:val="00870BAA"/>
    <w:rsid w:val="00870E6A"/>
    <w:rsid w:val="00871022"/>
    <w:rsid w:val="008719BB"/>
    <w:rsid w:val="00871D42"/>
    <w:rsid w:val="00871D68"/>
    <w:rsid w:val="00871F59"/>
    <w:rsid w:val="00872676"/>
    <w:rsid w:val="0087273C"/>
    <w:rsid w:val="0087295E"/>
    <w:rsid w:val="00873427"/>
    <w:rsid w:val="00873C62"/>
    <w:rsid w:val="00873FDF"/>
    <w:rsid w:val="0087405B"/>
    <w:rsid w:val="008748FC"/>
    <w:rsid w:val="00874AC0"/>
    <w:rsid w:val="0087595D"/>
    <w:rsid w:val="00875A9E"/>
    <w:rsid w:val="008768D9"/>
    <w:rsid w:val="00877409"/>
    <w:rsid w:val="00877933"/>
    <w:rsid w:val="0088041C"/>
    <w:rsid w:val="00880C7B"/>
    <w:rsid w:val="00881138"/>
    <w:rsid w:val="00881987"/>
    <w:rsid w:val="00881B1B"/>
    <w:rsid w:val="008823D4"/>
    <w:rsid w:val="00882E64"/>
    <w:rsid w:val="00882EB6"/>
    <w:rsid w:val="008832E3"/>
    <w:rsid w:val="00883C3E"/>
    <w:rsid w:val="00884883"/>
    <w:rsid w:val="00884B99"/>
    <w:rsid w:val="00884EDC"/>
    <w:rsid w:val="00884F75"/>
    <w:rsid w:val="00884F7E"/>
    <w:rsid w:val="008851A0"/>
    <w:rsid w:val="008858A2"/>
    <w:rsid w:val="00885B90"/>
    <w:rsid w:val="0088607A"/>
    <w:rsid w:val="008863A2"/>
    <w:rsid w:val="00886445"/>
    <w:rsid w:val="00886A42"/>
    <w:rsid w:val="008874CE"/>
    <w:rsid w:val="0088758C"/>
    <w:rsid w:val="00887878"/>
    <w:rsid w:val="008911FD"/>
    <w:rsid w:val="008919C2"/>
    <w:rsid w:val="00892474"/>
    <w:rsid w:val="0089278E"/>
    <w:rsid w:val="0089288C"/>
    <w:rsid w:val="00892DC8"/>
    <w:rsid w:val="0089324A"/>
    <w:rsid w:val="00894138"/>
    <w:rsid w:val="00894D55"/>
    <w:rsid w:val="00895062"/>
    <w:rsid w:val="00895F47"/>
    <w:rsid w:val="0089614C"/>
    <w:rsid w:val="00896302"/>
    <w:rsid w:val="008967A3"/>
    <w:rsid w:val="008971A4"/>
    <w:rsid w:val="008A01B6"/>
    <w:rsid w:val="008A026B"/>
    <w:rsid w:val="008A0639"/>
    <w:rsid w:val="008A0BA3"/>
    <w:rsid w:val="008A1673"/>
    <w:rsid w:val="008A1870"/>
    <w:rsid w:val="008A20EB"/>
    <w:rsid w:val="008A31B1"/>
    <w:rsid w:val="008A3234"/>
    <w:rsid w:val="008A4553"/>
    <w:rsid w:val="008A4937"/>
    <w:rsid w:val="008A5881"/>
    <w:rsid w:val="008A596E"/>
    <w:rsid w:val="008A59B2"/>
    <w:rsid w:val="008A5D01"/>
    <w:rsid w:val="008A63BE"/>
    <w:rsid w:val="008A66B7"/>
    <w:rsid w:val="008A7E8F"/>
    <w:rsid w:val="008B0393"/>
    <w:rsid w:val="008B13A4"/>
    <w:rsid w:val="008B1710"/>
    <w:rsid w:val="008B1C0B"/>
    <w:rsid w:val="008B21A1"/>
    <w:rsid w:val="008B2A83"/>
    <w:rsid w:val="008B2DE5"/>
    <w:rsid w:val="008B333D"/>
    <w:rsid w:val="008B34BD"/>
    <w:rsid w:val="008B40D2"/>
    <w:rsid w:val="008B4A58"/>
    <w:rsid w:val="008B4EA5"/>
    <w:rsid w:val="008B5096"/>
    <w:rsid w:val="008B51B3"/>
    <w:rsid w:val="008B522E"/>
    <w:rsid w:val="008B560A"/>
    <w:rsid w:val="008B5665"/>
    <w:rsid w:val="008B58F0"/>
    <w:rsid w:val="008B6707"/>
    <w:rsid w:val="008B6709"/>
    <w:rsid w:val="008C04AD"/>
    <w:rsid w:val="008C0ADD"/>
    <w:rsid w:val="008C0C76"/>
    <w:rsid w:val="008C1595"/>
    <w:rsid w:val="008C1B3A"/>
    <w:rsid w:val="008C2030"/>
    <w:rsid w:val="008C386D"/>
    <w:rsid w:val="008C569D"/>
    <w:rsid w:val="008C5831"/>
    <w:rsid w:val="008C5FF1"/>
    <w:rsid w:val="008C6C6D"/>
    <w:rsid w:val="008C6F59"/>
    <w:rsid w:val="008C725B"/>
    <w:rsid w:val="008D018E"/>
    <w:rsid w:val="008D072B"/>
    <w:rsid w:val="008D0DFE"/>
    <w:rsid w:val="008D1145"/>
    <w:rsid w:val="008D1C66"/>
    <w:rsid w:val="008D23A1"/>
    <w:rsid w:val="008D276F"/>
    <w:rsid w:val="008D2D3C"/>
    <w:rsid w:val="008D323E"/>
    <w:rsid w:val="008D3592"/>
    <w:rsid w:val="008D4AA0"/>
    <w:rsid w:val="008D60BF"/>
    <w:rsid w:val="008D6D70"/>
    <w:rsid w:val="008D77C7"/>
    <w:rsid w:val="008D7C1A"/>
    <w:rsid w:val="008E0221"/>
    <w:rsid w:val="008E0405"/>
    <w:rsid w:val="008E04EE"/>
    <w:rsid w:val="008E0A46"/>
    <w:rsid w:val="008E0C49"/>
    <w:rsid w:val="008E1242"/>
    <w:rsid w:val="008E1455"/>
    <w:rsid w:val="008E1FA0"/>
    <w:rsid w:val="008E2058"/>
    <w:rsid w:val="008E22C9"/>
    <w:rsid w:val="008E2F86"/>
    <w:rsid w:val="008E3273"/>
    <w:rsid w:val="008E41E0"/>
    <w:rsid w:val="008E4226"/>
    <w:rsid w:val="008E4988"/>
    <w:rsid w:val="008E562E"/>
    <w:rsid w:val="008E5B6C"/>
    <w:rsid w:val="008E65B1"/>
    <w:rsid w:val="008E6EC1"/>
    <w:rsid w:val="008E7973"/>
    <w:rsid w:val="008E79E7"/>
    <w:rsid w:val="008F17B3"/>
    <w:rsid w:val="008F1B61"/>
    <w:rsid w:val="008F1B8B"/>
    <w:rsid w:val="008F21CC"/>
    <w:rsid w:val="008F298B"/>
    <w:rsid w:val="008F29B2"/>
    <w:rsid w:val="008F307D"/>
    <w:rsid w:val="008F38B5"/>
    <w:rsid w:val="008F3F96"/>
    <w:rsid w:val="008F5021"/>
    <w:rsid w:val="008F5BA8"/>
    <w:rsid w:val="008F5C17"/>
    <w:rsid w:val="008F5D17"/>
    <w:rsid w:val="008F5D47"/>
    <w:rsid w:val="008F5E05"/>
    <w:rsid w:val="008F6153"/>
    <w:rsid w:val="008F61F1"/>
    <w:rsid w:val="008F63E4"/>
    <w:rsid w:val="008F6647"/>
    <w:rsid w:val="008F7591"/>
    <w:rsid w:val="009006B4"/>
    <w:rsid w:val="009010C7"/>
    <w:rsid w:val="0090113A"/>
    <w:rsid w:val="009012E8"/>
    <w:rsid w:val="0090136F"/>
    <w:rsid w:val="00901A89"/>
    <w:rsid w:val="00901C1C"/>
    <w:rsid w:val="009021B1"/>
    <w:rsid w:val="009023EB"/>
    <w:rsid w:val="00903901"/>
    <w:rsid w:val="00903AF2"/>
    <w:rsid w:val="00903C5C"/>
    <w:rsid w:val="00904083"/>
    <w:rsid w:val="0090441E"/>
    <w:rsid w:val="0090454E"/>
    <w:rsid w:val="009046C3"/>
    <w:rsid w:val="00904771"/>
    <w:rsid w:val="00904D2C"/>
    <w:rsid w:val="0090518C"/>
    <w:rsid w:val="0090638E"/>
    <w:rsid w:val="00906DAB"/>
    <w:rsid w:val="00906F76"/>
    <w:rsid w:val="009073DE"/>
    <w:rsid w:val="00907B02"/>
    <w:rsid w:val="009101A2"/>
    <w:rsid w:val="0091068E"/>
    <w:rsid w:val="00910E98"/>
    <w:rsid w:val="009116D9"/>
    <w:rsid w:val="00911EB2"/>
    <w:rsid w:val="009124B8"/>
    <w:rsid w:val="00912903"/>
    <w:rsid w:val="0091343A"/>
    <w:rsid w:val="009138D1"/>
    <w:rsid w:val="00914809"/>
    <w:rsid w:val="00914EF7"/>
    <w:rsid w:val="00915169"/>
    <w:rsid w:val="00915205"/>
    <w:rsid w:val="00915F37"/>
    <w:rsid w:val="00916037"/>
    <w:rsid w:val="009167CA"/>
    <w:rsid w:val="00916F6C"/>
    <w:rsid w:val="00917666"/>
    <w:rsid w:val="00917C9E"/>
    <w:rsid w:val="0092003E"/>
    <w:rsid w:val="009203BA"/>
    <w:rsid w:val="00920505"/>
    <w:rsid w:val="0092056E"/>
    <w:rsid w:val="00920E69"/>
    <w:rsid w:val="009231A9"/>
    <w:rsid w:val="0092360F"/>
    <w:rsid w:val="009237FC"/>
    <w:rsid w:val="00923EC4"/>
    <w:rsid w:val="00924624"/>
    <w:rsid w:val="00924ABC"/>
    <w:rsid w:val="00924C57"/>
    <w:rsid w:val="00924CA2"/>
    <w:rsid w:val="009250E1"/>
    <w:rsid w:val="00925A1D"/>
    <w:rsid w:val="00925CE5"/>
    <w:rsid w:val="0092615A"/>
    <w:rsid w:val="009265A1"/>
    <w:rsid w:val="0092788B"/>
    <w:rsid w:val="00927A75"/>
    <w:rsid w:val="009302D7"/>
    <w:rsid w:val="0093141E"/>
    <w:rsid w:val="009316B7"/>
    <w:rsid w:val="00931D9E"/>
    <w:rsid w:val="00931EC6"/>
    <w:rsid w:val="009326B1"/>
    <w:rsid w:val="009329FE"/>
    <w:rsid w:val="00932C09"/>
    <w:rsid w:val="00933CF1"/>
    <w:rsid w:val="00934394"/>
    <w:rsid w:val="00934961"/>
    <w:rsid w:val="00934B77"/>
    <w:rsid w:val="00935352"/>
    <w:rsid w:val="0093555F"/>
    <w:rsid w:val="00937228"/>
    <w:rsid w:val="00937A2A"/>
    <w:rsid w:val="00940A64"/>
    <w:rsid w:val="009415BB"/>
    <w:rsid w:val="009419A0"/>
    <w:rsid w:val="00942630"/>
    <w:rsid w:val="00943158"/>
    <w:rsid w:val="00943CB4"/>
    <w:rsid w:val="00943DA4"/>
    <w:rsid w:val="00943DBB"/>
    <w:rsid w:val="00944433"/>
    <w:rsid w:val="00944580"/>
    <w:rsid w:val="00944F12"/>
    <w:rsid w:val="009458FB"/>
    <w:rsid w:val="0094661D"/>
    <w:rsid w:val="009468A8"/>
    <w:rsid w:val="00947009"/>
    <w:rsid w:val="009472B3"/>
    <w:rsid w:val="009500DD"/>
    <w:rsid w:val="00950213"/>
    <w:rsid w:val="009505E2"/>
    <w:rsid w:val="00950C8F"/>
    <w:rsid w:val="00951204"/>
    <w:rsid w:val="00951473"/>
    <w:rsid w:val="00951523"/>
    <w:rsid w:val="00952025"/>
    <w:rsid w:val="009521FE"/>
    <w:rsid w:val="0095229E"/>
    <w:rsid w:val="00952B45"/>
    <w:rsid w:val="00953270"/>
    <w:rsid w:val="009532D8"/>
    <w:rsid w:val="0095395A"/>
    <w:rsid w:val="009548DA"/>
    <w:rsid w:val="009554F4"/>
    <w:rsid w:val="00955F74"/>
    <w:rsid w:val="00957126"/>
    <w:rsid w:val="009577A6"/>
    <w:rsid w:val="00957BDF"/>
    <w:rsid w:val="009606CE"/>
    <w:rsid w:val="00960BFA"/>
    <w:rsid w:val="0096115D"/>
    <w:rsid w:val="009612E2"/>
    <w:rsid w:val="00961464"/>
    <w:rsid w:val="00961838"/>
    <w:rsid w:val="00961E8D"/>
    <w:rsid w:val="00962225"/>
    <w:rsid w:val="00962653"/>
    <w:rsid w:val="00962B5F"/>
    <w:rsid w:val="00962C86"/>
    <w:rsid w:val="00963886"/>
    <w:rsid w:val="00963C9E"/>
    <w:rsid w:val="00963E46"/>
    <w:rsid w:val="00964334"/>
    <w:rsid w:val="0096451B"/>
    <w:rsid w:val="00964C24"/>
    <w:rsid w:val="00965192"/>
    <w:rsid w:val="0096588B"/>
    <w:rsid w:val="00966094"/>
    <w:rsid w:val="00966D54"/>
    <w:rsid w:val="00967399"/>
    <w:rsid w:val="00967497"/>
    <w:rsid w:val="00967C35"/>
    <w:rsid w:val="00967CDC"/>
    <w:rsid w:val="009701F5"/>
    <w:rsid w:val="0097068B"/>
    <w:rsid w:val="0097076F"/>
    <w:rsid w:val="00971592"/>
    <w:rsid w:val="009716F4"/>
    <w:rsid w:val="0097171C"/>
    <w:rsid w:val="0097180B"/>
    <w:rsid w:val="0097183C"/>
    <w:rsid w:val="009720EB"/>
    <w:rsid w:val="0097223B"/>
    <w:rsid w:val="009726B2"/>
    <w:rsid w:val="00972A20"/>
    <w:rsid w:val="00973D97"/>
    <w:rsid w:val="00973F80"/>
    <w:rsid w:val="009744B5"/>
    <w:rsid w:val="009749CC"/>
    <w:rsid w:val="00974B1D"/>
    <w:rsid w:val="00974EB9"/>
    <w:rsid w:val="009751A8"/>
    <w:rsid w:val="00975353"/>
    <w:rsid w:val="009755B8"/>
    <w:rsid w:val="00975E54"/>
    <w:rsid w:val="00976803"/>
    <w:rsid w:val="009770C4"/>
    <w:rsid w:val="00977806"/>
    <w:rsid w:val="00977A05"/>
    <w:rsid w:val="00977A0C"/>
    <w:rsid w:val="00980258"/>
    <w:rsid w:val="00980743"/>
    <w:rsid w:val="0098091F"/>
    <w:rsid w:val="00981BE6"/>
    <w:rsid w:val="009828FA"/>
    <w:rsid w:val="00982FBF"/>
    <w:rsid w:val="00982FFE"/>
    <w:rsid w:val="009838AB"/>
    <w:rsid w:val="00983C0B"/>
    <w:rsid w:val="00983D98"/>
    <w:rsid w:val="009841C7"/>
    <w:rsid w:val="00984303"/>
    <w:rsid w:val="00984B13"/>
    <w:rsid w:val="00984D41"/>
    <w:rsid w:val="00984DE7"/>
    <w:rsid w:val="00985246"/>
    <w:rsid w:val="00985EB0"/>
    <w:rsid w:val="00986986"/>
    <w:rsid w:val="00986D29"/>
    <w:rsid w:val="00986FF2"/>
    <w:rsid w:val="009871B4"/>
    <w:rsid w:val="009872EE"/>
    <w:rsid w:val="00987DC8"/>
    <w:rsid w:val="00987F2A"/>
    <w:rsid w:val="00990353"/>
    <w:rsid w:val="00990621"/>
    <w:rsid w:val="00990C7C"/>
    <w:rsid w:val="00990D84"/>
    <w:rsid w:val="009910FB"/>
    <w:rsid w:val="00991242"/>
    <w:rsid w:val="00991AF0"/>
    <w:rsid w:val="00991BCC"/>
    <w:rsid w:val="00991E13"/>
    <w:rsid w:val="00992F9B"/>
    <w:rsid w:val="00993538"/>
    <w:rsid w:val="00994AA3"/>
    <w:rsid w:val="00995265"/>
    <w:rsid w:val="009953C3"/>
    <w:rsid w:val="009954C8"/>
    <w:rsid w:val="00995EEE"/>
    <w:rsid w:val="00995FF2"/>
    <w:rsid w:val="009964F3"/>
    <w:rsid w:val="00996542"/>
    <w:rsid w:val="009979A8"/>
    <w:rsid w:val="00997EA7"/>
    <w:rsid w:val="009A00BD"/>
    <w:rsid w:val="009A06CD"/>
    <w:rsid w:val="009A070C"/>
    <w:rsid w:val="009A1835"/>
    <w:rsid w:val="009A1A15"/>
    <w:rsid w:val="009A1B2B"/>
    <w:rsid w:val="009A1C48"/>
    <w:rsid w:val="009A1FA6"/>
    <w:rsid w:val="009A2757"/>
    <w:rsid w:val="009A37CD"/>
    <w:rsid w:val="009A38FE"/>
    <w:rsid w:val="009A3F8D"/>
    <w:rsid w:val="009A403B"/>
    <w:rsid w:val="009A42B0"/>
    <w:rsid w:val="009A4566"/>
    <w:rsid w:val="009A67A0"/>
    <w:rsid w:val="009A6E12"/>
    <w:rsid w:val="009A6FA6"/>
    <w:rsid w:val="009B07F0"/>
    <w:rsid w:val="009B1723"/>
    <w:rsid w:val="009B2186"/>
    <w:rsid w:val="009B2292"/>
    <w:rsid w:val="009B2B44"/>
    <w:rsid w:val="009B2C5D"/>
    <w:rsid w:val="009B2E73"/>
    <w:rsid w:val="009B3140"/>
    <w:rsid w:val="009B4365"/>
    <w:rsid w:val="009B44C7"/>
    <w:rsid w:val="009B49AA"/>
    <w:rsid w:val="009B52F7"/>
    <w:rsid w:val="009B596B"/>
    <w:rsid w:val="009B5B2A"/>
    <w:rsid w:val="009B6611"/>
    <w:rsid w:val="009B66ED"/>
    <w:rsid w:val="009B711F"/>
    <w:rsid w:val="009B7D05"/>
    <w:rsid w:val="009C003C"/>
    <w:rsid w:val="009C05CB"/>
    <w:rsid w:val="009C08A8"/>
    <w:rsid w:val="009C09AC"/>
    <w:rsid w:val="009C118A"/>
    <w:rsid w:val="009C144A"/>
    <w:rsid w:val="009C15D8"/>
    <w:rsid w:val="009C162E"/>
    <w:rsid w:val="009C1B4F"/>
    <w:rsid w:val="009C2DA3"/>
    <w:rsid w:val="009C2E93"/>
    <w:rsid w:val="009C40CB"/>
    <w:rsid w:val="009C4333"/>
    <w:rsid w:val="009C4513"/>
    <w:rsid w:val="009C45D1"/>
    <w:rsid w:val="009C4A7C"/>
    <w:rsid w:val="009C4D74"/>
    <w:rsid w:val="009C5264"/>
    <w:rsid w:val="009C5554"/>
    <w:rsid w:val="009D00F6"/>
    <w:rsid w:val="009D023E"/>
    <w:rsid w:val="009D03DC"/>
    <w:rsid w:val="009D0C22"/>
    <w:rsid w:val="009D0EED"/>
    <w:rsid w:val="009D1535"/>
    <w:rsid w:val="009D1D3B"/>
    <w:rsid w:val="009D2731"/>
    <w:rsid w:val="009D352E"/>
    <w:rsid w:val="009D46D8"/>
    <w:rsid w:val="009D4D45"/>
    <w:rsid w:val="009D57F0"/>
    <w:rsid w:val="009D5BF9"/>
    <w:rsid w:val="009D5C30"/>
    <w:rsid w:val="009D610C"/>
    <w:rsid w:val="009D6D1D"/>
    <w:rsid w:val="009D796B"/>
    <w:rsid w:val="009D7A4C"/>
    <w:rsid w:val="009D7CD6"/>
    <w:rsid w:val="009E002D"/>
    <w:rsid w:val="009E0AF2"/>
    <w:rsid w:val="009E1530"/>
    <w:rsid w:val="009E1675"/>
    <w:rsid w:val="009E1679"/>
    <w:rsid w:val="009E28E2"/>
    <w:rsid w:val="009E2FCC"/>
    <w:rsid w:val="009E3164"/>
    <w:rsid w:val="009E31A9"/>
    <w:rsid w:val="009E32C2"/>
    <w:rsid w:val="009E350B"/>
    <w:rsid w:val="009E3546"/>
    <w:rsid w:val="009E35FB"/>
    <w:rsid w:val="009E3E07"/>
    <w:rsid w:val="009E3FA7"/>
    <w:rsid w:val="009E42B5"/>
    <w:rsid w:val="009E442B"/>
    <w:rsid w:val="009E45E5"/>
    <w:rsid w:val="009E47AE"/>
    <w:rsid w:val="009E4BEE"/>
    <w:rsid w:val="009E4C54"/>
    <w:rsid w:val="009E5C60"/>
    <w:rsid w:val="009E6770"/>
    <w:rsid w:val="009E67DE"/>
    <w:rsid w:val="009E6841"/>
    <w:rsid w:val="009E6A5C"/>
    <w:rsid w:val="009E6CDC"/>
    <w:rsid w:val="009E6F93"/>
    <w:rsid w:val="009E7947"/>
    <w:rsid w:val="009E7B6C"/>
    <w:rsid w:val="009F176D"/>
    <w:rsid w:val="009F1B05"/>
    <w:rsid w:val="009F2BF1"/>
    <w:rsid w:val="009F3712"/>
    <w:rsid w:val="009F3835"/>
    <w:rsid w:val="009F3EB4"/>
    <w:rsid w:val="009F40E0"/>
    <w:rsid w:val="009F4464"/>
    <w:rsid w:val="009F4866"/>
    <w:rsid w:val="009F510F"/>
    <w:rsid w:val="009F5486"/>
    <w:rsid w:val="009F616E"/>
    <w:rsid w:val="009F64E3"/>
    <w:rsid w:val="009F65DB"/>
    <w:rsid w:val="009F6F3E"/>
    <w:rsid w:val="009F7356"/>
    <w:rsid w:val="009F774C"/>
    <w:rsid w:val="009F794C"/>
    <w:rsid w:val="009F7BA6"/>
    <w:rsid w:val="00A0195B"/>
    <w:rsid w:val="00A01CC2"/>
    <w:rsid w:val="00A02470"/>
    <w:rsid w:val="00A024E2"/>
    <w:rsid w:val="00A02638"/>
    <w:rsid w:val="00A02AF9"/>
    <w:rsid w:val="00A04174"/>
    <w:rsid w:val="00A04281"/>
    <w:rsid w:val="00A04B6A"/>
    <w:rsid w:val="00A04DD8"/>
    <w:rsid w:val="00A05B5A"/>
    <w:rsid w:val="00A05E92"/>
    <w:rsid w:val="00A05FBB"/>
    <w:rsid w:val="00A07B5B"/>
    <w:rsid w:val="00A110D3"/>
    <w:rsid w:val="00A1157D"/>
    <w:rsid w:val="00A11754"/>
    <w:rsid w:val="00A11D59"/>
    <w:rsid w:val="00A11F1A"/>
    <w:rsid w:val="00A12174"/>
    <w:rsid w:val="00A12378"/>
    <w:rsid w:val="00A12993"/>
    <w:rsid w:val="00A12BE7"/>
    <w:rsid w:val="00A12CAE"/>
    <w:rsid w:val="00A130CF"/>
    <w:rsid w:val="00A135B9"/>
    <w:rsid w:val="00A13D0A"/>
    <w:rsid w:val="00A13DA9"/>
    <w:rsid w:val="00A1402F"/>
    <w:rsid w:val="00A1466D"/>
    <w:rsid w:val="00A14A9E"/>
    <w:rsid w:val="00A14B30"/>
    <w:rsid w:val="00A14DB7"/>
    <w:rsid w:val="00A14FCE"/>
    <w:rsid w:val="00A155F3"/>
    <w:rsid w:val="00A15C70"/>
    <w:rsid w:val="00A15C7D"/>
    <w:rsid w:val="00A15DB4"/>
    <w:rsid w:val="00A15F0E"/>
    <w:rsid w:val="00A17EFA"/>
    <w:rsid w:val="00A207A9"/>
    <w:rsid w:val="00A20819"/>
    <w:rsid w:val="00A2087C"/>
    <w:rsid w:val="00A20B4D"/>
    <w:rsid w:val="00A24D17"/>
    <w:rsid w:val="00A24E15"/>
    <w:rsid w:val="00A261AB"/>
    <w:rsid w:val="00A26859"/>
    <w:rsid w:val="00A26AD4"/>
    <w:rsid w:val="00A27430"/>
    <w:rsid w:val="00A27488"/>
    <w:rsid w:val="00A2750A"/>
    <w:rsid w:val="00A2759D"/>
    <w:rsid w:val="00A30726"/>
    <w:rsid w:val="00A30DD5"/>
    <w:rsid w:val="00A32650"/>
    <w:rsid w:val="00A3290E"/>
    <w:rsid w:val="00A32E0F"/>
    <w:rsid w:val="00A332E8"/>
    <w:rsid w:val="00A34527"/>
    <w:rsid w:val="00A3517B"/>
    <w:rsid w:val="00A358C6"/>
    <w:rsid w:val="00A35BD0"/>
    <w:rsid w:val="00A35CB4"/>
    <w:rsid w:val="00A35FC1"/>
    <w:rsid w:val="00A362F5"/>
    <w:rsid w:val="00A36EEC"/>
    <w:rsid w:val="00A36FB0"/>
    <w:rsid w:val="00A37760"/>
    <w:rsid w:val="00A37ADF"/>
    <w:rsid w:val="00A4023D"/>
    <w:rsid w:val="00A4057D"/>
    <w:rsid w:val="00A40BF2"/>
    <w:rsid w:val="00A410F1"/>
    <w:rsid w:val="00A4186F"/>
    <w:rsid w:val="00A41BA6"/>
    <w:rsid w:val="00A423B5"/>
    <w:rsid w:val="00A42AF1"/>
    <w:rsid w:val="00A42B56"/>
    <w:rsid w:val="00A430FF"/>
    <w:rsid w:val="00A43464"/>
    <w:rsid w:val="00A43C53"/>
    <w:rsid w:val="00A4434C"/>
    <w:rsid w:val="00A447D3"/>
    <w:rsid w:val="00A45BEA"/>
    <w:rsid w:val="00A46758"/>
    <w:rsid w:val="00A46857"/>
    <w:rsid w:val="00A46FEC"/>
    <w:rsid w:val="00A476F7"/>
    <w:rsid w:val="00A47774"/>
    <w:rsid w:val="00A4788D"/>
    <w:rsid w:val="00A47C24"/>
    <w:rsid w:val="00A47D7B"/>
    <w:rsid w:val="00A47EF2"/>
    <w:rsid w:val="00A50559"/>
    <w:rsid w:val="00A509E9"/>
    <w:rsid w:val="00A50D37"/>
    <w:rsid w:val="00A50D55"/>
    <w:rsid w:val="00A51143"/>
    <w:rsid w:val="00A511C9"/>
    <w:rsid w:val="00A51456"/>
    <w:rsid w:val="00A51F8C"/>
    <w:rsid w:val="00A52056"/>
    <w:rsid w:val="00A5208C"/>
    <w:rsid w:val="00A53080"/>
    <w:rsid w:val="00A535EF"/>
    <w:rsid w:val="00A539F9"/>
    <w:rsid w:val="00A53A90"/>
    <w:rsid w:val="00A53F8D"/>
    <w:rsid w:val="00A54210"/>
    <w:rsid w:val="00A54417"/>
    <w:rsid w:val="00A55364"/>
    <w:rsid w:val="00A55A67"/>
    <w:rsid w:val="00A56325"/>
    <w:rsid w:val="00A565F8"/>
    <w:rsid w:val="00A568E8"/>
    <w:rsid w:val="00A575BB"/>
    <w:rsid w:val="00A57B61"/>
    <w:rsid w:val="00A57D04"/>
    <w:rsid w:val="00A57F16"/>
    <w:rsid w:val="00A603A5"/>
    <w:rsid w:val="00A6061A"/>
    <w:rsid w:val="00A6085A"/>
    <w:rsid w:val="00A608EA"/>
    <w:rsid w:val="00A6151E"/>
    <w:rsid w:val="00A615E1"/>
    <w:rsid w:val="00A61853"/>
    <w:rsid w:val="00A62A2B"/>
    <w:rsid w:val="00A6360F"/>
    <w:rsid w:val="00A63C14"/>
    <w:rsid w:val="00A63F94"/>
    <w:rsid w:val="00A645E9"/>
    <w:rsid w:val="00A64E7A"/>
    <w:rsid w:val="00A6514A"/>
    <w:rsid w:val="00A656D1"/>
    <w:rsid w:val="00A65B48"/>
    <w:rsid w:val="00A6662E"/>
    <w:rsid w:val="00A67557"/>
    <w:rsid w:val="00A67CB0"/>
    <w:rsid w:val="00A71324"/>
    <w:rsid w:val="00A71548"/>
    <w:rsid w:val="00A71785"/>
    <w:rsid w:val="00A71EF0"/>
    <w:rsid w:val="00A71FD4"/>
    <w:rsid w:val="00A728CC"/>
    <w:rsid w:val="00A72C90"/>
    <w:rsid w:val="00A72D96"/>
    <w:rsid w:val="00A735E0"/>
    <w:rsid w:val="00A73D3D"/>
    <w:rsid w:val="00A73EBA"/>
    <w:rsid w:val="00A74EAF"/>
    <w:rsid w:val="00A754F1"/>
    <w:rsid w:val="00A75EF5"/>
    <w:rsid w:val="00A76923"/>
    <w:rsid w:val="00A771AF"/>
    <w:rsid w:val="00A77619"/>
    <w:rsid w:val="00A776D5"/>
    <w:rsid w:val="00A776E0"/>
    <w:rsid w:val="00A77E81"/>
    <w:rsid w:val="00A804B8"/>
    <w:rsid w:val="00A80CD5"/>
    <w:rsid w:val="00A81300"/>
    <w:rsid w:val="00A81556"/>
    <w:rsid w:val="00A81B77"/>
    <w:rsid w:val="00A81C61"/>
    <w:rsid w:val="00A82AFE"/>
    <w:rsid w:val="00A83260"/>
    <w:rsid w:val="00A83780"/>
    <w:rsid w:val="00A8382B"/>
    <w:rsid w:val="00A8435A"/>
    <w:rsid w:val="00A84E68"/>
    <w:rsid w:val="00A853E4"/>
    <w:rsid w:val="00A85765"/>
    <w:rsid w:val="00A85B4C"/>
    <w:rsid w:val="00A86013"/>
    <w:rsid w:val="00A8647A"/>
    <w:rsid w:val="00A87073"/>
    <w:rsid w:val="00A872FE"/>
    <w:rsid w:val="00A87636"/>
    <w:rsid w:val="00A87768"/>
    <w:rsid w:val="00A8781B"/>
    <w:rsid w:val="00A87C71"/>
    <w:rsid w:val="00A87D49"/>
    <w:rsid w:val="00A87E00"/>
    <w:rsid w:val="00A907F5"/>
    <w:rsid w:val="00A91177"/>
    <w:rsid w:val="00A914EE"/>
    <w:rsid w:val="00A91EB4"/>
    <w:rsid w:val="00A92BF9"/>
    <w:rsid w:val="00A92CD3"/>
    <w:rsid w:val="00A92EF2"/>
    <w:rsid w:val="00A93B79"/>
    <w:rsid w:val="00A93C41"/>
    <w:rsid w:val="00A94C74"/>
    <w:rsid w:val="00A94EA9"/>
    <w:rsid w:val="00A95196"/>
    <w:rsid w:val="00A960A8"/>
    <w:rsid w:val="00A967F2"/>
    <w:rsid w:val="00A96D3B"/>
    <w:rsid w:val="00AA1281"/>
    <w:rsid w:val="00AA1622"/>
    <w:rsid w:val="00AA1BB4"/>
    <w:rsid w:val="00AA2425"/>
    <w:rsid w:val="00AA2920"/>
    <w:rsid w:val="00AA2E18"/>
    <w:rsid w:val="00AA2F56"/>
    <w:rsid w:val="00AA3EF1"/>
    <w:rsid w:val="00AA45F0"/>
    <w:rsid w:val="00AA46A3"/>
    <w:rsid w:val="00AA4732"/>
    <w:rsid w:val="00AA495D"/>
    <w:rsid w:val="00AA4A80"/>
    <w:rsid w:val="00AA5761"/>
    <w:rsid w:val="00AA5F49"/>
    <w:rsid w:val="00AA6066"/>
    <w:rsid w:val="00AA608D"/>
    <w:rsid w:val="00AA6218"/>
    <w:rsid w:val="00AA7F1A"/>
    <w:rsid w:val="00AA7FBF"/>
    <w:rsid w:val="00AB0E21"/>
    <w:rsid w:val="00AB275D"/>
    <w:rsid w:val="00AB2D8F"/>
    <w:rsid w:val="00AB2ED1"/>
    <w:rsid w:val="00AB4350"/>
    <w:rsid w:val="00AB4369"/>
    <w:rsid w:val="00AB4612"/>
    <w:rsid w:val="00AB5034"/>
    <w:rsid w:val="00AB5FE1"/>
    <w:rsid w:val="00AB6562"/>
    <w:rsid w:val="00AC0053"/>
    <w:rsid w:val="00AC0344"/>
    <w:rsid w:val="00AC0A6B"/>
    <w:rsid w:val="00AC0E18"/>
    <w:rsid w:val="00AC0F8F"/>
    <w:rsid w:val="00AC1341"/>
    <w:rsid w:val="00AC16D8"/>
    <w:rsid w:val="00AC1A13"/>
    <w:rsid w:val="00AC234B"/>
    <w:rsid w:val="00AC2C15"/>
    <w:rsid w:val="00AC32F3"/>
    <w:rsid w:val="00AC3611"/>
    <w:rsid w:val="00AC3810"/>
    <w:rsid w:val="00AC3A4D"/>
    <w:rsid w:val="00AC5108"/>
    <w:rsid w:val="00AC5341"/>
    <w:rsid w:val="00AC5518"/>
    <w:rsid w:val="00AC576C"/>
    <w:rsid w:val="00AC629F"/>
    <w:rsid w:val="00AC6810"/>
    <w:rsid w:val="00AC77A8"/>
    <w:rsid w:val="00AD057A"/>
    <w:rsid w:val="00AD084F"/>
    <w:rsid w:val="00AD0EC9"/>
    <w:rsid w:val="00AD0F13"/>
    <w:rsid w:val="00AD1569"/>
    <w:rsid w:val="00AD1615"/>
    <w:rsid w:val="00AD1CB8"/>
    <w:rsid w:val="00AD20F8"/>
    <w:rsid w:val="00AD2ADE"/>
    <w:rsid w:val="00AD3309"/>
    <w:rsid w:val="00AD350E"/>
    <w:rsid w:val="00AD373F"/>
    <w:rsid w:val="00AD3FF7"/>
    <w:rsid w:val="00AD4001"/>
    <w:rsid w:val="00AD408F"/>
    <w:rsid w:val="00AD4491"/>
    <w:rsid w:val="00AD4885"/>
    <w:rsid w:val="00AD4FD5"/>
    <w:rsid w:val="00AD53D2"/>
    <w:rsid w:val="00AD5904"/>
    <w:rsid w:val="00AD5B05"/>
    <w:rsid w:val="00AD63D0"/>
    <w:rsid w:val="00AD69A7"/>
    <w:rsid w:val="00AD7025"/>
    <w:rsid w:val="00AD7B1B"/>
    <w:rsid w:val="00AD7D82"/>
    <w:rsid w:val="00AE0441"/>
    <w:rsid w:val="00AE1187"/>
    <w:rsid w:val="00AE1552"/>
    <w:rsid w:val="00AE170A"/>
    <w:rsid w:val="00AE30F4"/>
    <w:rsid w:val="00AE3C87"/>
    <w:rsid w:val="00AE42E0"/>
    <w:rsid w:val="00AE43C8"/>
    <w:rsid w:val="00AE4D92"/>
    <w:rsid w:val="00AE4F56"/>
    <w:rsid w:val="00AE5CAA"/>
    <w:rsid w:val="00AE5DD0"/>
    <w:rsid w:val="00AE6704"/>
    <w:rsid w:val="00AE672E"/>
    <w:rsid w:val="00AE6CA1"/>
    <w:rsid w:val="00AE70C9"/>
    <w:rsid w:val="00AE79F7"/>
    <w:rsid w:val="00AF053C"/>
    <w:rsid w:val="00AF0ACE"/>
    <w:rsid w:val="00AF155D"/>
    <w:rsid w:val="00AF1F99"/>
    <w:rsid w:val="00AF2AE9"/>
    <w:rsid w:val="00AF2F0E"/>
    <w:rsid w:val="00AF3565"/>
    <w:rsid w:val="00AF4270"/>
    <w:rsid w:val="00AF45DE"/>
    <w:rsid w:val="00AF54D6"/>
    <w:rsid w:val="00AF55EB"/>
    <w:rsid w:val="00AF6190"/>
    <w:rsid w:val="00AF67CE"/>
    <w:rsid w:val="00AF72B6"/>
    <w:rsid w:val="00AF7AAD"/>
    <w:rsid w:val="00AF7BF2"/>
    <w:rsid w:val="00AF7C1D"/>
    <w:rsid w:val="00AF7FF2"/>
    <w:rsid w:val="00B0072F"/>
    <w:rsid w:val="00B00EEC"/>
    <w:rsid w:val="00B01A09"/>
    <w:rsid w:val="00B01B25"/>
    <w:rsid w:val="00B01CD2"/>
    <w:rsid w:val="00B02653"/>
    <w:rsid w:val="00B030C6"/>
    <w:rsid w:val="00B035E7"/>
    <w:rsid w:val="00B037BD"/>
    <w:rsid w:val="00B038FC"/>
    <w:rsid w:val="00B042A6"/>
    <w:rsid w:val="00B04902"/>
    <w:rsid w:val="00B04DA0"/>
    <w:rsid w:val="00B056F1"/>
    <w:rsid w:val="00B0571F"/>
    <w:rsid w:val="00B05CF4"/>
    <w:rsid w:val="00B06070"/>
    <w:rsid w:val="00B064B6"/>
    <w:rsid w:val="00B07413"/>
    <w:rsid w:val="00B07E08"/>
    <w:rsid w:val="00B10895"/>
    <w:rsid w:val="00B11038"/>
    <w:rsid w:val="00B1122E"/>
    <w:rsid w:val="00B118E1"/>
    <w:rsid w:val="00B11C6B"/>
    <w:rsid w:val="00B121A1"/>
    <w:rsid w:val="00B12C2B"/>
    <w:rsid w:val="00B12E3F"/>
    <w:rsid w:val="00B12F35"/>
    <w:rsid w:val="00B130F6"/>
    <w:rsid w:val="00B14660"/>
    <w:rsid w:val="00B14B4A"/>
    <w:rsid w:val="00B14FC1"/>
    <w:rsid w:val="00B15228"/>
    <w:rsid w:val="00B166F3"/>
    <w:rsid w:val="00B1685F"/>
    <w:rsid w:val="00B169A4"/>
    <w:rsid w:val="00B16BFD"/>
    <w:rsid w:val="00B16C8D"/>
    <w:rsid w:val="00B16EA4"/>
    <w:rsid w:val="00B175F5"/>
    <w:rsid w:val="00B1770C"/>
    <w:rsid w:val="00B179F1"/>
    <w:rsid w:val="00B207F5"/>
    <w:rsid w:val="00B20A11"/>
    <w:rsid w:val="00B21203"/>
    <w:rsid w:val="00B2123B"/>
    <w:rsid w:val="00B21265"/>
    <w:rsid w:val="00B21C2B"/>
    <w:rsid w:val="00B2217B"/>
    <w:rsid w:val="00B22676"/>
    <w:rsid w:val="00B22CB4"/>
    <w:rsid w:val="00B22FC5"/>
    <w:rsid w:val="00B235E3"/>
    <w:rsid w:val="00B2384D"/>
    <w:rsid w:val="00B238CF"/>
    <w:rsid w:val="00B23D97"/>
    <w:rsid w:val="00B2437B"/>
    <w:rsid w:val="00B249DD"/>
    <w:rsid w:val="00B24A4E"/>
    <w:rsid w:val="00B24C48"/>
    <w:rsid w:val="00B24FD9"/>
    <w:rsid w:val="00B256F3"/>
    <w:rsid w:val="00B25E75"/>
    <w:rsid w:val="00B2654A"/>
    <w:rsid w:val="00B26DC9"/>
    <w:rsid w:val="00B27919"/>
    <w:rsid w:val="00B30024"/>
    <w:rsid w:val="00B303CB"/>
    <w:rsid w:val="00B30C96"/>
    <w:rsid w:val="00B30F92"/>
    <w:rsid w:val="00B3194A"/>
    <w:rsid w:val="00B323E6"/>
    <w:rsid w:val="00B32B96"/>
    <w:rsid w:val="00B33333"/>
    <w:rsid w:val="00B3496E"/>
    <w:rsid w:val="00B34C51"/>
    <w:rsid w:val="00B357C9"/>
    <w:rsid w:val="00B361DF"/>
    <w:rsid w:val="00B3636B"/>
    <w:rsid w:val="00B36463"/>
    <w:rsid w:val="00B3718A"/>
    <w:rsid w:val="00B372E2"/>
    <w:rsid w:val="00B37A73"/>
    <w:rsid w:val="00B37ACD"/>
    <w:rsid w:val="00B4025C"/>
    <w:rsid w:val="00B40BD3"/>
    <w:rsid w:val="00B41CBF"/>
    <w:rsid w:val="00B429E6"/>
    <w:rsid w:val="00B42BC7"/>
    <w:rsid w:val="00B43C43"/>
    <w:rsid w:val="00B43C6D"/>
    <w:rsid w:val="00B43C8E"/>
    <w:rsid w:val="00B45569"/>
    <w:rsid w:val="00B45845"/>
    <w:rsid w:val="00B45E1A"/>
    <w:rsid w:val="00B45F64"/>
    <w:rsid w:val="00B46442"/>
    <w:rsid w:val="00B46730"/>
    <w:rsid w:val="00B471B1"/>
    <w:rsid w:val="00B473F0"/>
    <w:rsid w:val="00B475D8"/>
    <w:rsid w:val="00B477F4"/>
    <w:rsid w:val="00B47B5C"/>
    <w:rsid w:val="00B47FCB"/>
    <w:rsid w:val="00B50B4D"/>
    <w:rsid w:val="00B51F98"/>
    <w:rsid w:val="00B523E6"/>
    <w:rsid w:val="00B52437"/>
    <w:rsid w:val="00B5327E"/>
    <w:rsid w:val="00B53350"/>
    <w:rsid w:val="00B53507"/>
    <w:rsid w:val="00B54B8E"/>
    <w:rsid w:val="00B5501E"/>
    <w:rsid w:val="00B55880"/>
    <w:rsid w:val="00B55905"/>
    <w:rsid w:val="00B57326"/>
    <w:rsid w:val="00B57CF5"/>
    <w:rsid w:val="00B57F33"/>
    <w:rsid w:val="00B607FC"/>
    <w:rsid w:val="00B60A27"/>
    <w:rsid w:val="00B60AD9"/>
    <w:rsid w:val="00B60DE0"/>
    <w:rsid w:val="00B60F21"/>
    <w:rsid w:val="00B61265"/>
    <w:rsid w:val="00B61EF8"/>
    <w:rsid w:val="00B61F23"/>
    <w:rsid w:val="00B61F94"/>
    <w:rsid w:val="00B62023"/>
    <w:rsid w:val="00B6219A"/>
    <w:rsid w:val="00B62A18"/>
    <w:rsid w:val="00B630CB"/>
    <w:rsid w:val="00B638A1"/>
    <w:rsid w:val="00B63C04"/>
    <w:rsid w:val="00B63D7E"/>
    <w:rsid w:val="00B6464A"/>
    <w:rsid w:val="00B64857"/>
    <w:rsid w:val="00B64BB9"/>
    <w:rsid w:val="00B66850"/>
    <w:rsid w:val="00B66B9F"/>
    <w:rsid w:val="00B6700E"/>
    <w:rsid w:val="00B67039"/>
    <w:rsid w:val="00B6719B"/>
    <w:rsid w:val="00B67918"/>
    <w:rsid w:val="00B6798E"/>
    <w:rsid w:val="00B71982"/>
    <w:rsid w:val="00B71C1F"/>
    <w:rsid w:val="00B721F4"/>
    <w:rsid w:val="00B72314"/>
    <w:rsid w:val="00B729F6"/>
    <w:rsid w:val="00B72F7E"/>
    <w:rsid w:val="00B734B3"/>
    <w:rsid w:val="00B73924"/>
    <w:rsid w:val="00B74358"/>
    <w:rsid w:val="00B75015"/>
    <w:rsid w:val="00B75395"/>
    <w:rsid w:val="00B75DC8"/>
    <w:rsid w:val="00B7722D"/>
    <w:rsid w:val="00B77DE0"/>
    <w:rsid w:val="00B77F2A"/>
    <w:rsid w:val="00B80698"/>
    <w:rsid w:val="00B80BFF"/>
    <w:rsid w:val="00B80C66"/>
    <w:rsid w:val="00B80D1C"/>
    <w:rsid w:val="00B80E0F"/>
    <w:rsid w:val="00B80EDF"/>
    <w:rsid w:val="00B81840"/>
    <w:rsid w:val="00B81A9C"/>
    <w:rsid w:val="00B824A3"/>
    <w:rsid w:val="00B824A9"/>
    <w:rsid w:val="00B8251A"/>
    <w:rsid w:val="00B83490"/>
    <w:rsid w:val="00B83618"/>
    <w:rsid w:val="00B83962"/>
    <w:rsid w:val="00B83C28"/>
    <w:rsid w:val="00B83DF7"/>
    <w:rsid w:val="00B84083"/>
    <w:rsid w:val="00B840C7"/>
    <w:rsid w:val="00B84CAD"/>
    <w:rsid w:val="00B85089"/>
    <w:rsid w:val="00B85EC1"/>
    <w:rsid w:val="00B85F2F"/>
    <w:rsid w:val="00B864A4"/>
    <w:rsid w:val="00B86709"/>
    <w:rsid w:val="00B8678D"/>
    <w:rsid w:val="00B867F5"/>
    <w:rsid w:val="00B86EF2"/>
    <w:rsid w:val="00B90012"/>
    <w:rsid w:val="00B90857"/>
    <w:rsid w:val="00B90E41"/>
    <w:rsid w:val="00B9107D"/>
    <w:rsid w:val="00B91ADB"/>
    <w:rsid w:val="00B92C12"/>
    <w:rsid w:val="00B92C3F"/>
    <w:rsid w:val="00B93BEF"/>
    <w:rsid w:val="00B93D10"/>
    <w:rsid w:val="00B942AA"/>
    <w:rsid w:val="00B9445E"/>
    <w:rsid w:val="00B95365"/>
    <w:rsid w:val="00B959ED"/>
    <w:rsid w:val="00B95C39"/>
    <w:rsid w:val="00B95E1A"/>
    <w:rsid w:val="00B9645B"/>
    <w:rsid w:val="00B964B6"/>
    <w:rsid w:val="00B96999"/>
    <w:rsid w:val="00B96CC5"/>
    <w:rsid w:val="00B96CDA"/>
    <w:rsid w:val="00B97078"/>
    <w:rsid w:val="00B97BD9"/>
    <w:rsid w:val="00BA022E"/>
    <w:rsid w:val="00BA06BB"/>
    <w:rsid w:val="00BA09BB"/>
    <w:rsid w:val="00BA09BD"/>
    <w:rsid w:val="00BA0C97"/>
    <w:rsid w:val="00BA0D9C"/>
    <w:rsid w:val="00BA0E19"/>
    <w:rsid w:val="00BA1708"/>
    <w:rsid w:val="00BA1EAD"/>
    <w:rsid w:val="00BA310D"/>
    <w:rsid w:val="00BA31CC"/>
    <w:rsid w:val="00BA350F"/>
    <w:rsid w:val="00BA3512"/>
    <w:rsid w:val="00BA36EB"/>
    <w:rsid w:val="00BA3C90"/>
    <w:rsid w:val="00BA4026"/>
    <w:rsid w:val="00BA52A0"/>
    <w:rsid w:val="00BA52F3"/>
    <w:rsid w:val="00BA54D8"/>
    <w:rsid w:val="00BA58E1"/>
    <w:rsid w:val="00BA5D7B"/>
    <w:rsid w:val="00BA5FDB"/>
    <w:rsid w:val="00BA6A85"/>
    <w:rsid w:val="00BA7621"/>
    <w:rsid w:val="00BB0024"/>
    <w:rsid w:val="00BB0095"/>
    <w:rsid w:val="00BB03A6"/>
    <w:rsid w:val="00BB0AA8"/>
    <w:rsid w:val="00BB0D4C"/>
    <w:rsid w:val="00BB0ED6"/>
    <w:rsid w:val="00BB1184"/>
    <w:rsid w:val="00BB2659"/>
    <w:rsid w:val="00BB2799"/>
    <w:rsid w:val="00BB3534"/>
    <w:rsid w:val="00BB3BE8"/>
    <w:rsid w:val="00BB4245"/>
    <w:rsid w:val="00BB527F"/>
    <w:rsid w:val="00BB54FD"/>
    <w:rsid w:val="00BB566B"/>
    <w:rsid w:val="00BB5FE5"/>
    <w:rsid w:val="00BB65AB"/>
    <w:rsid w:val="00BB666C"/>
    <w:rsid w:val="00BB71F5"/>
    <w:rsid w:val="00BB7AA3"/>
    <w:rsid w:val="00BB7CE7"/>
    <w:rsid w:val="00BB7DB2"/>
    <w:rsid w:val="00BC0283"/>
    <w:rsid w:val="00BC036E"/>
    <w:rsid w:val="00BC03C8"/>
    <w:rsid w:val="00BC0455"/>
    <w:rsid w:val="00BC0F0E"/>
    <w:rsid w:val="00BC0F87"/>
    <w:rsid w:val="00BC1A94"/>
    <w:rsid w:val="00BC239E"/>
    <w:rsid w:val="00BC27C3"/>
    <w:rsid w:val="00BC29A4"/>
    <w:rsid w:val="00BC2FED"/>
    <w:rsid w:val="00BC3122"/>
    <w:rsid w:val="00BC3685"/>
    <w:rsid w:val="00BC39D5"/>
    <w:rsid w:val="00BC3BD8"/>
    <w:rsid w:val="00BC3C40"/>
    <w:rsid w:val="00BC42D0"/>
    <w:rsid w:val="00BC57DC"/>
    <w:rsid w:val="00BC5A73"/>
    <w:rsid w:val="00BC5DC0"/>
    <w:rsid w:val="00BC5EA7"/>
    <w:rsid w:val="00BC6318"/>
    <w:rsid w:val="00BC63AC"/>
    <w:rsid w:val="00BC67E2"/>
    <w:rsid w:val="00BC71A0"/>
    <w:rsid w:val="00BC72E9"/>
    <w:rsid w:val="00BC74AB"/>
    <w:rsid w:val="00BD0002"/>
    <w:rsid w:val="00BD1824"/>
    <w:rsid w:val="00BD2022"/>
    <w:rsid w:val="00BD2E8C"/>
    <w:rsid w:val="00BD2F4E"/>
    <w:rsid w:val="00BD43D9"/>
    <w:rsid w:val="00BD4A5D"/>
    <w:rsid w:val="00BD53AD"/>
    <w:rsid w:val="00BD5925"/>
    <w:rsid w:val="00BD5A27"/>
    <w:rsid w:val="00BD639A"/>
    <w:rsid w:val="00BD6A99"/>
    <w:rsid w:val="00BD6AED"/>
    <w:rsid w:val="00BD76C1"/>
    <w:rsid w:val="00BD7902"/>
    <w:rsid w:val="00BD7C46"/>
    <w:rsid w:val="00BD7EE9"/>
    <w:rsid w:val="00BE0516"/>
    <w:rsid w:val="00BE06FD"/>
    <w:rsid w:val="00BE0E33"/>
    <w:rsid w:val="00BE1831"/>
    <w:rsid w:val="00BE198D"/>
    <w:rsid w:val="00BE1BF0"/>
    <w:rsid w:val="00BE3244"/>
    <w:rsid w:val="00BE359C"/>
    <w:rsid w:val="00BE3990"/>
    <w:rsid w:val="00BE3B1A"/>
    <w:rsid w:val="00BE3E78"/>
    <w:rsid w:val="00BE4226"/>
    <w:rsid w:val="00BE4696"/>
    <w:rsid w:val="00BE52F2"/>
    <w:rsid w:val="00BE55F3"/>
    <w:rsid w:val="00BE5ADC"/>
    <w:rsid w:val="00BE5CFD"/>
    <w:rsid w:val="00BE62D7"/>
    <w:rsid w:val="00BE6CB8"/>
    <w:rsid w:val="00BE6F72"/>
    <w:rsid w:val="00BE7068"/>
    <w:rsid w:val="00BE72AB"/>
    <w:rsid w:val="00BE7C64"/>
    <w:rsid w:val="00BE7FC1"/>
    <w:rsid w:val="00BF00BD"/>
    <w:rsid w:val="00BF0D56"/>
    <w:rsid w:val="00BF1E48"/>
    <w:rsid w:val="00BF2375"/>
    <w:rsid w:val="00BF23AC"/>
    <w:rsid w:val="00BF2488"/>
    <w:rsid w:val="00BF45A1"/>
    <w:rsid w:val="00BF46CC"/>
    <w:rsid w:val="00BF6618"/>
    <w:rsid w:val="00BF67A2"/>
    <w:rsid w:val="00BF68BB"/>
    <w:rsid w:val="00BF723F"/>
    <w:rsid w:val="00BF798A"/>
    <w:rsid w:val="00C00062"/>
    <w:rsid w:val="00C01B34"/>
    <w:rsid w:val="00C02346"/>
    <w:rsid w:val="00C02529"/>
    <w:rsid w:val="00C02D5A"/>
    <w:rsid w:val="00C06492"/>
    <w:rsid w:val="00C06F17"/>
    <w:rsid w:val="00C0702B"/>
    <w:rsid w:val="00C07343"/>
    <w:rsid w:val="00C1088F"/>
    <w:rsid w:val="00C10B51"/>
    <w:rsid w:val="00C115AB"/>
    <w:rsid w:val="00C11B68"/>
    <w:rsid w:val="00C12249"/>
    <w:rsid w:val="00C12F15"/>
    <w:rsid w:val="00C1310F"/>
    <w:rsid w:val="00C1363F"/>
    <w:rsid w:val="00C1372B"/>
    <w:rsid w:val="00C13C3A"/>
    <w:rsid w:val="00C14B51"/>
    <w:rsid w:val="00C14F6C"/>
    <w:rsid w:val="00C1598B"/>
    <w:rsid w:val="00C16757"/>
    <w:rsid w:val="00C17008"/>
    <w:rsid w:val="00C21A97"/>
    <w:rsid w:val="00C236BB"/>
    <w:rsid w:val="00C23FDA"/>
    <w:rsid w:val="00C268E1"/>
    <w:rsid w:val="00C26A4B"/>
    <w:rsid w:val="00C26B10"/>
    <w:rsid w:val="00C2784F"/>
    <w:rsid w:val="00C27A03"/>
    <w:rsid w:val="00C307DC"/>
    <w:rsid w:val="00C3100E"/>
    <w:rsid w:val="00C32685"/>
    <w:rsid w:val="00C332A6"/>
    <w:rsid w:val="00C338E5"/>
    <w:rsid w:val="00C33A05"/>
    <w:rsid w:val="00C33A39"/>
    <w:rsid w:val="00C34397"/>
    <w:rsid w:val="00C343B3"/>
    <w:rsid w:val="00C343FA"/>
    <w:rsid w:val="00C346DB"/>
    <w:rsid w:val="00C34EBA"/>
    <w:rsid w:val="00C3536C"/>
    <w:rsid w:val="00C35787"/>
    <w:rsid w:val="00C369DC"/>
    <w:rsid w:val="00C36F45"/>
    <w:rsid w:val="00C3705F"/>
    <w:rsid w:val="00C40022"/>
    <w:rsid w:val="00C4048A"/>
    <w:rsid w:val="00C4075D"/>
    <w:rsid w:val="00C40ED5"/>
    <w:rsid w:val="00C41ABD"/>
    <w:rsid w:val="00C41C7A"/>
    <w:rsid w:val="00C43737"/>
    <w:rsid w:val="00C43927"/>
    <w:rsid w:val="00C43CB1"/>
    <w:rsid w:val="00C43F9D"/>
    <w:rsid w:val="00C4464C"/>
    <w:rsid w:val="00C449D7"/>
    <w:rsid w:val="00C449E4"/>
    <w:rsid w:val="00C457E2"/>
    <w:rsid w:val="00C4589A"/>
    <w:rsid w:val="00C45913"/>
    <w:rsid w:val="00C46351"/>
    <w:rsid w:val="00C463EE"/>
    <w:rsid w:val="00C46467"/>
    <w:rsid w:val="00C464B8"/>
    <w:rsid w:val="00C465B7"/>
    <w:rsid w:val="00C46D73"/>
    <w:rsid w:val="00C46D7E"/>
    <w:rsid w:val="00C46EC7"/>
    <w:rsid w:val="00C5012B"/>
    <w:rsid w:val="00C508AD"/>
    <w:rsid w:val="00C519C0"/>
    <w:rsid w:val="00C51B92"/>
    <w:rsid w:val="00C51CA9"/>
    <w:rsid w:val="00C51F35"/>
    <w:rsid w:val="00C522BB"/>
    <w:rsid w:val="00C52409"/>
    <w:rsid w:val="00C52AFD"/>
    <w:rsid w:val="00C53193"/>
    <w:rsid w:val="00C53E3F"/>
    <w:rsid w:val="00C54AF4"/>
    <w:rsid w:val="00C54E84"/>
    <w:rsid w:val="00C55BE0"/>
    <w:rsid w:val="00C56248"/>
    <w:rsid w:val="00C57A97"/>
    <w:rsid w:val="00C57CB2"/>
    <w:rsid w:val="00C57D37"/>
    <w:rsid w:val="00C57D39"/>
    <w:rsid w:val="00C60901"/>
    <w:rsid w:val="00C60DF8"/>
    <w:rsid w:val="00C6102B"/>
    <w:rsid w:val="00C61140"/>
    <w:rsid w:val="00C6124F"/>
    <w:rsid w:val="00C61653"/>
    <w:rsid w:val="00C618D8"/>
    <w:rsid w:val="00C61E68"/>
    <w:rsid w:val="00C61E74"/>
    <w:rsid w:val="00C62DA8"/>
    <w:rsid w:val="00C62F62"/>
    <w:rsid w:val="00C63642"/>
    <w:rsid w:val="00C63701"/>
    <w:rsid w:val="00C6394D"/>
    <w:rsid w:val="00C63CC9"/>
    <w:rsid w:val="00C64860"/>
    <w:rsid w:val="00C64D41"/>
    <w:rsid w:val="00C650E0"/>
    <w:rsid w:val="00C65548"/>
    <w:rsid w:val="00C658A0"/>
    <w:rsid w:val="00C661A0"/>
    <w:rsid w:val="00C664EA"/>
    <w:rsid w:val="00C6776E"/>
    <w:rsid w:val="00C6795B"/>
    <w:rsid w:val="00C7058E"/>
    <w:rsid w:val="00C713BF"/>
    <w:rsid w:val="00C715BA"/>
    <w:rsid w:val="00C716D8"/>
    <w:rsid w:val="00C71D0B"/>
    <w:rsid w:val="00C7333F"/>
    <w:rsid w:val="00C73662"/>
    <w:rsid w:val="00C73E06"/>
    <w:rsid w:val="00C73EE6"/>
    <w:rsid w:val="00C74990"/>
    <w:rsid w:val="00C749AB"/>
    <w:rsid w:val="00C75BF6"/>
    <w:rsid w:val="00C763C3"/>
    <w:rsid w:val="00C766CF"/>
    <w:rsid w:val="00C76728"/>
    <w:rsid w:val="00C76B9A"/>
    <w:rsid w:val="00C7797B"/>
    <w:rsid w:val="00C77BF2"/>
    <w:rsid w:val="00C80148"/>
    <w:rsid w:val="00C803D1"/>
    <w:rsid w:val="00C80715"/>
    <w:rsid w:val="00C80A92"/>
    <w:rsid w:val="00C81117"/>
    <w:rsid w:val="00C813F1"/>
    <w:rsid w:val="00C815D2"/>
    <w:rsid w:val="00C81A2A"/>
    <w:rsid w:val="00C824D5"/>
    <w:rsid w:val="00C829A5"/>
    <w:rsid w:val="00C82C7A"/>
    <w:rsid w:val="00C82E08"/>
    <w:rsid w:val="00C840C9"/>
    <w:rsid w:val="00C8413C"/>
    <w:rsid w:val="00C841CA"/>
    <w:rsid w:val="00C84571"/>
    <w:rsid w:val="00C850BE"/>
    <w:rsid w:val="00C857AC"/>
    <w:rsid w:val="00C85B44"/>
    <w:rsid w:val="00C85BB1"/>
    <w:rsid w:val="00C8787A"/>
    <w:rsid w:val="00C879D5"/>
    <w:rsid w:val="00C87E88"/>
    <w:rsid w:val="00C87F98"/>
    <w:rsid w:val="00C90686"/>
    <w:rsid w:val="00C909A6"/>
    <w:rsid w:val="00C91133"/>
    <w:rsid w:val="00C91340"/>
    <w:rsid w:val="00C91688"/>
    <w:rsid w:val="00C91DDF"/>
    <w:rsid w:val="00C9206A"/>
    <w:rsid w:val="00C929E2"/>
    <w:rsid w:val="00C92A92"/>
    <w:rsid w:val="00C92EEF"/>
    <w:rsid w:val="00C93635"/>
    <w:rsid w:val="00C941CF"/>
    <w:rsid w:val="00C94400"/>
    <w:rsid w:val="00C94430"/>
    <w:rsid w:val="00C94DDD"/>
    <w:rsid w:val="00C94F0D"/>
    <w:rsid w:val="00C9529A"/>
    <w:rsid w:val="00C95356"/>
    <w:rsid w:val="00C95C4C"/>
    <w:rsid w:val="00C963B6"/>
    <w:rsid w:val="00C97329"/>
    <w:rsid w:val="00CA0116"/>
    <w:rsid w:val="00CA04D5"/>
    <w:rsid w:val="00CA0530"/>
    <w:rsid w:val="00CA080E"/>
    <w:rsid w:val="00CA0C06"/>
    <w:rsid w:val="00CA14A2"/>
    <w:rsid w:val="00CA1EE9"/>
    <w:rsid w:val="00CA2346"/>
    <w:rsid w:val="00CA24B2"/>
    <w:rsid w:val="00CA2EF6"/>
    <w:rsid w:val="00CA2FF2"/>
    <w:rsid w:val="00CA3353"/>
    <w:rsid w:val="00CA3D0C"/>
    <w:rsid w:val="00CA4877"/>
    <w:rsid w:val="00CA4B63"/>
    <w:rsid w:val="00CA5050"/>
    <w:rsid w:val="00CA5555"/>
    <w:rsid w:val="00CA64F4"/>
    <w:rsid w:val="00CA652C"/>
    <w:rsid w:val="00CA7886"/>
    <w:rsid w:val="00CA7A72"/>
    <w:rsid w:val="00CB0740"/>
    <w:rsid w:val="00CB090B"/>
    <w:rsid w:val="00CB0A40"/>
    <w:rsid w:val="00CB0CC2"/>
    <w:rsid w:val="00CB13D5"/>
    <w:rsid w:val="00CB1760"/>
    <w:rsid w:val="00CB23E3"/>
    <w:rsid w:val="00CB26FE"/>
    <w:rsid w:val="00CB443D"/>
    <w:rsid w:val="00CB454E"/>
    <w:rsid w:val="00CB45EE"/>
    <w:rsid w:val="00CB4D93"/>
    <w:rsid w:val="00CB5917"/>
    <w:rsid w:val="00CB5CBC"/>
    <w:rsid w:val="00CB707A"/>
    <w:rsid w:val="00CB7325"/>
    <w:rsid w:val="00CB7865"/>
    <w:rsid w:val="00CC01FF"/>
    <w:rsid w:val="00CC1B66"/>
    <w:rsid w:val="00CC202C"/>
    <w:rsid w:val="00CC3586"/>
    <w:rsid w:val="00CC3664"/>
    <w:rsid w:val="00CC3817"/>
    <w:rsid w:val="00CC39C0"/>
    <w:rsid w:val="00CC3E7D"/>
    <w:rsid w:val="00CC40A0"/>
    <w:rsid w:val="00CC4136"/>
    <w:rsid w:val="00CC4A80"/>
    <w:rsid w:val="00CC5569"/>
    <w:rsid w:val="00CC56C6"/>
    <w:rsid w:val="00CC65B8"/>
    <w:rsid w:val="00CC67F8"/>
    <w:rsid w:val="00CC6AB6"/>
    <w:rsid w:val="00CC75B9"/>
    <w:rsid w:val="00CC768C"/>
    <w:rsid w:val="00CD0C00"/>
    <w:rsid w:val="00CD17F0"/>
    <w:rsid w:val="00CD18A6"/>
    <w:rsid w:val="00CD20A7"/>
    <w:rsid w:val="00CD20C7"/>
    <w:rsid w:val="00CD21E1"/>
    <w:rsid w:val="00CD2B95"/>
    <w:rsid w:val="00CD3951"/>
    <w:rsid w:val="00CD4C36"/>
    <w:rsid w:val="00CD5687"/>
    <w:rsid w:val="00CD56F2"/>
    <w:rsid w:val="00CD6678"/>
    <w:rsid w:val="00CD7D28"/>
    <w:rsid w:val="00CE000F"/>
    <w:rsid w:val="00CE0439"/>
    <w:rsid w:val="00CE0A86"/>
    <w:rsid w:val="00CE101B"/>
    <w:rsid w:val="00CE1237"/>
    <w:rsid w:val="00CE1641"/>
    <w:rsid w:val="00CE1A5D"/>
    <w:rsid w:val="00CE270D"/>
    <w:rsid w:val="00CE2986"/>
    <w:rsid w:val="00CE38D6"/>
    <w:rsid w:val="00CE3CFC"/>
    <w:rsid w:val="00CE4625"/>
    <w:rsid w:val="00CE5FFE"/>
    <w:rsid w:val="00CE63AD"/>
    <w:rsid w:val="00CE6C06"/>
    <w:rsid w:val="00CE6CEA"/>
    <w:rsid w:val="00CE7052"/>
    <w:rsid w:val="00CE75A8"/>
    <w:rsid w:val="00CE7910"/>
    <w:rsid w:val="00CE7C11"/>
    <w:rsid w:val="00CE7D40"/>
    <w:rsid w:val="00CF00C0"/>
    <w:rsid w:val="00CF045D"/>
    <w:rsid w:val="00CF0DAC"/>
    <w:rsid w:val="00CF1039"/>
    <w:rsid w:val="00CF2428"/>
    <w:rsid w:val="00CF266C"/>
    <w:rsid w:val="00CF3792"/>
    <w:rsid w:val="00CF3870"/>
    <w:rsid w:val="00CF3A2F"/>
    <w:rsid w:val="00CF3AE4"/>
    <w:rsid w:val="00CF3C6D"/>
    <w:rsid w:val="00CF41F3"/>
    <w:rsid w:val="00CF4544"/>
    <w:rsid w:val="00CF482F"/>
    <w:rsid w:val="00CF4A83"/>
    <w:rsid w:val="00CF5D4A"/>
    <w:rsid w:val="00CF5E2C"/>
    <w:rsid w:val="00CF6045"/>
    <w:rsid w:val="00CF7A5E"/>
    <w:rsid w:val="00CF7C5A"/>
    <w:rsid w:val="00D0021E"/>
    <w:rsid w:val="00D01519"/>
    <w:rsid w:val="00D01BA5"/>
    <w:rsid w:val="00D01E29"/>
    <w:rsid w:val="00D01F51"/>
    <w:rsid w:val="00D020A7"/>
    <w:rsid w:val="00D02B6A"/>
    <w:rsid w:val="00D03744"/>
    <w:rsid w:val="00D03AD6"/>
    <w:rsid w:val="00D03B94"/>
    <w:rsid w:val="00D04B05"/>
    <w:rsid w:val="00D050F8"/>
    <w:rsid w:val="00D051F2"/>
    <w:rsid w:val="00D05287"/>
    <w:rsid w:val="00D0535B"/>
    <w:rsid w:val="00D0677B"/>
    <w:rsid w:val="00D067C1"/>
    <w:rsid w:val="00D068E2"/>
    <w:rsid w:val="00D06D48"/>
    <w:rsid w:val="00D07A5C"/>
    <w:rsid w:val="00D10454"/>
    <w:rsid w:val="00D106D4"/>
    <w:rsid w:val="00D10E8C"/>
    <w:rsid w:val="00D11D1D"/>
    <w:rsid w:val="00D11F29"/>
    <w:rsid w:val="00D12D16"/>
    <w:rsid w:val="00D13610"/>
    <w:rsid w:val="00D13D47"/>
    <w:rsid w:val="00D14527"/>
    <w:rsid w:val="00D14DF5"/>
    <w:rsid w:val="00D15161"/>
    <w:rsid w:val="00D1564A"/>
    <w:rsid w:val="00D15785"/>
    <w:rsid w:val="00D15915"/>
    <w:rsid w:val="00D15F72"/>
    <w:rsid w:val="00D15FEE"/>
    <w:rsid w:val="00D1616D"/>
    <w:rsid w:val="00D1672F"/>
    <w:rsid w:val="00D169C5"/>
    <w:rsid w:val="00D16E57"/>
    <w:rsid w:val="00D16F32"/>
    <w:rsid w:val="00D17076"/>
    <w:rsid w:val="00D171B8"/>
    <w:rsid w:val="00D17884"/>
    <w:rsid w:val="00D17A1F"/>
    <w:rsid w:val="00D2022D"/>
    <w:rsid w:val="00D20404"/>
    <w:rsid w:val="00D20587"/>
    <w:rsid w:val="00D20669"/>
    <w:rsid w:val="00D206B4"/>
    <w:rsid w:val="00D21C63"/>
    <w:rsid w:val="00D21E24"/>
    <w:rsid w:val="00D226C1"/>
    <w:rsid w:val="00D22BE4"/>
    <w:rsid w:val="00D22F6A"/>
    <w:rsid w:val="00D22FBF"/>
    <w:rsid w:val="00D231D1"/>
    <w:rsid w:val="00D2333E"/>
    <w:rsid w:val="00D23552"/>
    <w:rsid w:val="00D2389F"/>
    <w:rsid w:val="00D238F3"/>
    <w:rsid w:val="00D23902"/>
    <w:rsid w:val="00D24666"/>
    <w:rsid w:val="00D255C9"/>
    <w:rsid w:val="00D267DE"/>
    <w:rsid w:val="00D26BCC"/>
    <w:rsid w:val="00D27443"/>
    <w:rsid w:val="00D27A82"/>
    <w:rsid w:val="00D27CFE"/>
    <w:rsid w:val="00D30022"/>
    <w:rsid w:val="00D30195"/>
    <w:rsid w:val="00D30392"/>
    <w:rsid w:val="00D30460"/>
    <w:rsid w:val="00D3094D"/>
    <w:rsid w:val="00D31E05"/>
    <w:rsid w:val="00D321B2"/>
    <w:rsid w:val="00D32601"/>
    <w:rsid w:val="00D3297C"/>
    <w:rsid w:val="00D32A28"/>
    <w:rsid w:val="00D32BD4"/>
    <w:rsid w:val="00D33CE0"/>
    <w:rsid w:val="00D356BF"/>
    <w:rsid w:val="00D35D11"/>
    <w:rsid w:val="00D367CF"/>
    <w:rsid w:val="00D36B59"/>
    <w:rsid w:val="00D36DED"/>
    <w:rsid w:val="00D4057E"/>
    <w:rsid w:val="00D40910"/>
    <w:rsid w:val="00D40DB4"/>
    <w:rsid w:val="00D411FF"/>
    <w:rsid w:val="00D41C47"/>
    <w:rsid w:val="00D42A5C"/>
    <w:rsid w:val="00D42CD8"/>
    <w:rsid w:val="00D435AB"/>
    <w:rsid w:val="00D44335"/>
    <w:rsid w:val="00D452E2"/>
    <w:rsid w:val="00D45966"/>
    <w:rsid w:val="00D45BAF"/>
    <w:rsid w:val="00D45DF8"/>
    <w:rsid w:val="00D46FBB"/>
    <w:rsid w:val="00D475B5"/>
    <w:rsid w:val="00D477E1"/>
    <w:rsid w:val="00D50334"/>
    <w:rsid w:val="00D50492"/>
    <w:rsid w:val="00D51527"/>
    <w:rsid w:val="00D516BA"/>
    <w:rsid w:val="00D52396"/>
    <w:rsid w:val="00D52429"/>
    <w:rsid w:val="00D53F68"/>
    <w:rsid w:val="00D540C2"/>
    <w:rsid w:val="00D5514B"/>
    <w:rsid w:val="00D55344"/>
    <w:rsid w:val="00D55C2E"/>
    <w:rsid w:val="00D561AD"/>
    <w:rsid w:val="00D57917"/>
    <w:rsid w:val="00D60A63"/>
    <w:rsid w:val="00D60FA7"/>
    <w:rsid w:val="00D61485"/>
    <w:rsid w:val="00D61833"/>
    <w:rsid w:val="00D62A56"/>
    <w:rsid w:val="00D62CF3"/>
    <w:rsid w:val="00D62D62"/>
    <w:rsid w:val="00D6385D"/>
    <w:rsid w:val="00D63C8F"/>
    <w:rsid w:val="00D64455"/>
    <w:rsid w:val="00D64704"/>
    <w:rsid w:val="00D64EB3"/>
    <w:rsid w:val="00D65549"/>
    <w:rsid w:val="00D66526"/>
    <w:rsid w:val="00D66C65"/>
    <w:rsid w:val="00D67548"/>
    <w:rsid w:val="00D678DE"/>
    <w:rsid w:val="00D67BA3"/>
    <w:rsid w:val="00D702FB"/>
    <w:rsid w:val="00D7038E"/>
    <w:rsid w:val="00D70859"/>
    <w:rsid w:val="00D7188C"/>
    <w:rsid w:val="00D7225D"/>
    <w:rsid w:val="00D73B09"/>
    <w:rsid w:val="00D73DCB"/>
    <w:rsid w:val="00D73F58"/>
    <w:rsid w:val="00D75696"/>
    <w:rsid w:val="00D759E7"/>
    <w:rsid w:val="00D75C15"/>
    <w:rsid w:val="00D75C73"/>
    <w:rsid w:val="00D7607A"/>
    <w:rsid w:val="00D778FB"/>
    <w:rsid w:val="00D80409"/>
    <w:rsid w:val="00D80951"/>
    <w:rsid w:val="00D814D7"/>
    <w:rsid w:val="00D82018"/>
    <w:rsid w:val="00D82673"/>
    <w:rsid w:val="00D829CD"/>
    <w:rsid w:val="00D8322D"/>
    <w:rsid w:val="00D845C3"/>
    <w:rsid w:val="00D84673"/>
    <w:rsid w:val="00D84901"/>
    <w:rsid w:val="00D84CDD"/>
    <w:rsid w:val="00D8556E"/>
    <w:rsid w:val="00D866F5"/>
    <w:rsid w:val="00D869D0"/>
    <w:rsid w:val="00D86B0B"/>
    <w:rsid w:val="00D870E4"/>
    <w:rsid w:val="00D878C2"/>
    <w:rsid w:val="00D87C27"/>
    <w:rsid w:val="00D87D27"/>
    <w:rsid w:val="00D90895"/>
    <w:rsid w:val="00D90D4D"/>
    <w:rsid w:val="00D90F98"/>
    <w:rsid w:val="00D90FBF"/>
    <w:rsid w:val="00D915C6"/>
    <w:rsid w:val="00D91842"/>
    <w:rsid w:val="00D921A3"/>
    <w:rsid w:val="00D9318E"/>
    <w:rsid w:val="00D932AF"/>
    <w:rsid w:val="00D94797"/>
    <w:rsid w:val="00D94C96"/>
    <w:rsid w:val="00D94DAA"/>
    <w:rsid w:val="00D95624"/>
    <w:rsid w:val="00D9733C"/>
    <w:rsid w:val="00D97681"/>
    <w:rsid w:val="00D976AD"/>
    <w:rsid w:val="00D9772B"/>
    <w:rsid w:val="00D97AF3"/>
    <w:rsid w:val="00D97D85"/>
    <w:rsid w:val="00DA0249"/>
    <w:rsid w:val="00DA04CE"/>
    <w:rsid w:val="00DA0589"/>
    <w:rsid w:val="00DA0A07"/>
    <w:rsid w:val="00DA1ED4"/>
    <w:rsid w:val="00DA3AF4"/>
    <w:rsid w:val="00DA40A1"/>
    <w:rsid w:val="00DA46B5"/>
    <w:rsid w:val="00DA5092"/>
    <w:rsid w:val="00DA57DE"/>
    <w:rsid w:val="00DA5E27"/>
    <w:rsid w:val="00DA65D1"/>
    <w:rsid w:val="00DA76C6"/>
    <w:rsid w:val="00DB0E32"/>
    <w:rsid w:val="00DB0E8F"/>
    <w:rsid w:val="00DB1297"/>
    <w:rsid w:val="00DB3223"/>
    <w:rsid w:val="00DB3237"/>
    <w:rsid w:val="00DB4316"/>
    <w:rsid w:val="00DB44F2"/>
    <w:rsid w:val="00DB5338"/>
    <w:rsid w:val="00DB6D2B"/>
    <w:rsid w:val="00DB799D"/>
    <w:rsid w:val="00DC00C5"/>
    <w:rsid w:val="00DC0CE1"/>
    <w:rsid w:val="00DC2363"/>
    <w:rsid w:val="00DC2613"/>
    <w:rsid w:val="00DC2645"/>
    <w:rsid w:val="00DC31E9"/>
    <w:rsid w:val="00DC38B4"/>
    <w:rsid w:val="00DC3CE2"/>
    <w:rsid w:val="00DC4357"/>
    <w:rsid w:val="00DC4439"/>
    <w:rsid w:val="00DC4903"/>
    <w:rsid w:val="00DC49A1"/>
    <w:rsid w:val="00DC6AB4"/>
    <w:rsid w:val="00DC6F43"/>
    <w:rsid w:val="00DC79E7"/>
    <w:rsid w:val="00DD03B5"/>
    <w:rsid w:val="00DD0414"/>
    <w:rsid w:val="00DD0663"/>
    <w:rsid w:val="00DD0AEE"/>
    <w:rsid w:val="00DD0E11"/>
    <w:rsid w:val="00DD1DFD"/>
    <w:rsid w:val="00DD2435"/>
    <w:rsid w:val="00DD26CE"/>
    <w:rsid w:val="00DD2975"/>
    <w:rsid w:val="00DD3419"/>
    <w:rsid w:val="00DD34FD"/>
    <w:rsid w:val="00DD3514"/>
    <w:rsid w:val="00DD3755"/>
    <w:rsid w:val="00DD3BC4"/>
    <w:rsid w:val="00DD4709"/>
    <w:rsid w:val="00DD504B"/>
    <w:rsid w:val="00DD71F0"/>
    <w:rsid w:val="00DD794D"/>
    <w:rsid w:val="00DE01FA"/>
    <w:rsid w:val="00DE0600"/>
    <w:rsid w:val="00DE0CD6"/>
    <w:rsid w:val="00DE0CDA"/>
    <w:rsid w:val="00DE1615"/>
    <w:rsid w:val="00DE1972"/>
    <w:rsid w:val="00DE1B76"/>
    <w:rsid w:val="00DE271A"/>
    <w:rsid w:val="00DE275C"/>
    <w:rsid w:val="00DE31C0"/>
    <w:rsid w:val="00DE33AC"/>
    <w:rsid w:val="00DE33EC"/>
    <w:rsid w:val="00DE36D9"/>
    <w:rsid w:val="00DE390E"/>
    <w:rsid w:val="00DE4128"/>
    <w:rsid w:val="00DE4299"/>
    <w:rsid w:val="00DE44C3"/>
    <w:rsid w:val="00DE496C"/>
    <w:rsid w:val="00DE4CD7"/>
    <w:rsid w:val="00DE595E"/>
    <w:rsid w:val="00DE5C31"/>
    <w:rsid w:val="00DE62F4"/>
    <w:rsid w:val="00DE6300"/>
    <w:rsid w:val="00DE7701"/>
    <w:rsid w:val="00DE783C"/>
    <w:rsid w:val="00DE7870"/>
    <w:rsid w:val="00DE79A5"/>
    <w:rsid w:val="00DE7CC4"/>
    <w:rsid w:val="00DF0182"/>
    <w:rsid w:val="00DF03D1"/>
    <w:rsid w:val="00DF0761"/>
    <w:rsid w:val="00DF0FDC"/>
    <w:rsid w:val="00DF14DF"/>
    <w:rsid w:val="00DF1D3C"/>
    <w:rsid w:val="00DF2BE3"/>
    <w:rsid w:val="00DF318E"/>
    <w:rsid w:val="00DF31D8"/>
    <w:rsid w:val="00DF4119"/>
    <w:rsid w:val="00DF439E"/>
    <w:rsid w:val="00DF4F6B"/>
    <w:rsid w:val="00DF51F8"/>
    <w:rsid w:val="00DF56F9"/>
    <w:rsid w:val="00DF607C"/>
    <w:rsid w:val="00DF62AE"/>
    <w:rsid w:val="00DF69AD"/>
    <w:rsid w:val="00DF7326"/>
    <w:rsid w:val="00E00DA0"/>
    <w:rsid w:val="00E017A4"/>
    <w:rsid w:val="00E019E8"/>
    <w:rsid w:val="00E01BB4"/>
    <w:rsid w:val="00E02194"/>
    <w:rsid w:val="00E022FD"/>
    <w:rsid w:val="00E027BC"/>
    <w:rsid w:val="00E02C97"/>
    <w:rsid w:val="00E02FB0"/>
    <w:rsid w:val="00E03BDB"/>
    <w:rsid w:val="00E03FAD"/>
    <w:rsid w:val="00E049E7"/>
    <w:rsid w:val="00E05424"/>
    <w:rsid w:val="00E05F7D"/>
    <w:rsid w:val="00E05FB2"/>
    <w:rsid w:val="00E06073"/>
    <w:rsid w:val="00E060DD"/>
    <w:rsid w:val="00E06B1A"/>
    <w:rsid w:val="00E06E3D"/>
    <w:rsid w:val="00E07857"/>
    <w:rsid w:val="00E07AAA"/>
    <w:rsid w:val="00E103F6"/>
    <w:rsid w:val="00E12328"/>
    <w:rsid w:val="00E13048"/>
    <w:rsid w:val="00E13BF4"/>
    <w:rsid w:val="00E14ECA"/>
    <w:rsid w:val="00E14FDB"/>
    <w:rsid w:val="00E154B6"/>
    <w:rsid w:val="00E154E1"/>
    <w:rsid w:val="00E1569A"/>
    <w:rsid w:val="00E159D9"/>
    <w:rsid w:val="00E15A4D"/>
    <w:rsid w:val="00E163C5"/>
    <w:rsid w:val="00E16EE8"/>
    <w:rsid w:val="00E1722B"/>
    <w:rsid w:val="00E172AF"/>
    <w:rsid w:val="00E17489"/>
    <w:rsid w:val="00E208B0"/>
    <w:rsid w:val="00E20DD3"/>
    <w:rsid w:val="00E22328"/>
    <w:rsid w:val="00E22B8D"/>
    <w:rsid w:val="00E231B5"/>
    <w:rsid w:val="00E2368B"/>
    <w:rsid w:val="00E23E6F"/>
    <w:rsid w:val="00E26259"/>
    <w:rsid w:val="00E26422"/>
    <w:rsid w:val="00E26538"/>
    <w:rsid w:val="00E26CEF"/>
    <w:rsid w:val="00E26D6F"/>
    <w:rsid w:val="00E27083"/>
    <w:rsid w:val="00E2733A"/>
    <w:rsid w:val="00E27670"/>
    <w:rsid w:val="00E3003C"/>
    <w:rsid w:val="00E30286"/>
    <w:rsid w:val="00E309FF"/>
    <w:rsid w:val="00E30C98"/>
    <w:rsid w:val="00E31DE6"/>
    <w:rsid w:val="00E31E41"/>
    <w:rsid w:val="00E32058"/>
    <w:rsid w:val="00E32789"/>
    <w:rsid w:val="00E32B66"/>
    <w:rsid w:val="00E32DE0"/>
    <w:rsid w:val="00E33048"/>
    <w:rsid w:val="00E33585"/>
    <w:rsid w:val="00E3426D"/>
    <w:rsid w:val="00E34737"/>
    <w:rsid w:val="00E36499"/>
    <w:rsid w:val="00E36598"/>
    <w:rsid w:val="00E366F1"/>
    <w:rsid w:val="00E36850"/>
    <w:rsid w:val="00E3783F"/>
    <w:rsid w:val="00E37FBB"/>
    <w:rsid w:val="00E4028A"/>
    <w:rsid w:val="00E40BA0"/>
    <w:rsid w:val="00E41816"/>
    <w:rsid w:val="00E4255E"/>
    <w:rsid w:val="00E42566"/>
    <w:rsid w:val="00E43DF0"/>
    <w:rsid w:val="00E44380"/>
    <w:rsid w:val="00E44A4B"/>
    <w:rsid w:val="00E44BB1"/>
    <w:rsid w:val="00E451F1"/>
    <w:rsid w:val="00E452F3"/>
    <w:rsid w:val="00E46117"/>
    <w:rsid w:val="00E4753B"/>
    <w:rsid w:val="00E47903"/>
    <w:rsid w:val="00E5071E"/>
    <w:rsid w:val="00E50823"/>
    <w:rsid w:val="00E509A0"/>
    <w:rsid w:val="00E519A8"/>
    <w:rsid w:val="00E52084"/>
    <w:rsid w:val="00E52948"/>
    <w:rsid w:val="00E54258"/>
    <w:rsid w:val="00E54446"/>
    <w:rsid w:val="00E54D50"/>
    <w:rsid w:val="00E55860"/>
    <w:rsid w:val="00E559D9"/>
    <w:rsid w:val="00E55AB4"/>
    <w:rsid w:val="00E55AE7"/>
    <w:rsid w:val="00E563CC"/>
    <w:rsid w:val="00E5688A"/>
    <w:rsid w:val="00E569B3"/>
    <w:rsid w:val="00E57930"/>
    <w:rsid w:val="00E60014"/>
    <w:rsid w:val="00E600D1"/>
    <w:rsid w:val="00E60149"/>
    <w:rsid w:val="00E60933"/>
    <w:rsid w:val="00E60CBC"/>
    <w:rsid w:val="00E6169A"/>
    <w:rsid w:val="00E61B8E"/>
    <w:rsid w:val="00E6228C"/>
    <w:rsid w:val="00E627E8"/>
    <w:rsid w:val="00E62C56"/>
    <w:rsid w:val="00E63838"/>
    <w:rsid w:val="00E63A1C"/>
    <w:rsid w:val="00E63F50"/>
    <w:rsid w:val="00E63F52"/>
    <w:rsid w:val="00E64130"/>
    <w:rsid w:val="00E64C12"/>
    <w:rsid w:val="00E6548F"/>
    <w:rsid w:val="00E65524"/>
    <w:rsid w:val="00E66195"/>
    <w:rsid w:val="00E6625D"/>
    <w:rsid w:val="00E66391"/>
    <w:rsid w:val="00E66F89"/>
    <w:rsid w:val="00E67397"/>
    <w:rsid w:val="00E67A6F"/>
    <w:rsid w:val="00E67B3E"/>
    <w:rsid w:val="00E67D10"/>
    <w:rsid w:val="00E67EB4"/>
    <w:rsid w:val="00E67F76"/>
    <w:rsid w:val="00E7024F"/>
    <w:rsid w:val="00E703BD"/>
    <w:rsid w:val="00E70853"/>
    <w:rsid w:val="00E7087C"/>
    <w:rsid w:val="00E70CB4"/>
    <w:rsid w:val="00E710EC"/>
    <w:rsid w:val="00E7163E"/>
    <w:rsid w:val="00E72137"/>
    <w:rsid w:val="00E72296"/>
    <w:rsid w:val="00E734BC"/>
    <w:rsid w:val="00E73574"/>
    <w:rsid w:val="00E73DA9"/>
    <w:rsid w:val="00E7409B"/>
    <w:rsid w:val="00E749C4"/>
    <w:rsid w:val="00E74B27"/>
    <w:rsid w:val="00E74BF0"/>
    <w:rsid w:val="00E74F0C"/>
    <w:rsid w:val="00E75016"/>
    <w:rsid w:val="00E7566A"/>
    <w:rsid w:val="00E7627B"/>
    <w:rsid w:val="00E76AB9"/>
    <w:rsid w:val="00E76CCB"/>
    <w:rsid w:val="00E76E8C"/>
    <w:rsid w:val="00E8024E"/>
    <w:rsid w:val="00E8071D"/>
    <w:rsid w:val="00E80891"/>
    <w:rsid w:val="00E81294"/>
    <w:rsid w:val="00E8151F"/>
    <w:rsid w:val="00E817CB"/>
    <w:rsid w:val="00E82109"/>
    <w:rsid w:val="00E82B77"/>
    <w:rsid w:val="00E83539"/>
    <w:rsid w:val="00E8399D"/>
    <w:rsid w:val="00E83D60"/>
    <w:rsid w:val="00E83E12"/>
    <w:rsid w:val="00E846D4"/>
    <w:rsid w:val="00E846F2"/>
    <w:rsid w:val="00E849DF"/>
    <w:rsid w:val="00E8510A"/>
    <w:rsid w:val="00E856B7"/>
    <w:rsid w:val="00E8583C"/>
    <w:rsid w:val="00E86334"/>
    <w:rsid w:val="00E863CC"/>
    <w:rsid w:val="00E864EF"/>
    <w:rsid w:val="00E86565"/>
    <w:rsid w:val="00E868EA"/>
    <w:rsid w:val="00E86B6A"/>
    <w:rsid w:val="00E86C28"/>
    <w:rsid w:val="00E86EA9"/>
    <w:rsid w:val="00E87AE6"/>
    <w:rsid w:val="00E911E6"/>
    <w:rsid w:val="00E91E17"/>
    <w:rsid w:val="00E91E49"/>
    <w:rsid w:val="00E9220B"/>
    <w:rsid w:val="00E92267"/>
    <w:rsid w:val="00E923D2"/>
    <w:rsid w:val="00E938C3"/>
    <w:rsid w:val="00E95F3F"/>
    <w:rsid w:val="00E96DE7"/>
    <w:rsid w:val="00E97F0E"/>
    <w:rsid w:val="00EA0493"/>
    <w:rsid w:val="00EA09C1"/>
    <w:rsid w:val="00EA0F78"/>
    <w:rsid w:val="00EA1429"/>
    <w:rsid w:val="00EA1F23"/>
    <w:rsid w:val="00EA232D"/>
    <w:rsid w:val="00EA29C9"/>
    <w:rsid w:val="00EA2B84"/>
    <w:rsid w:val="00EA3299"/>
    <w:rsid w:val="00EA340E"/>
    <w:rsid w:val="00EA4238"/>
    <w:rsid w:val="00EA43F2"/>
    <w:rsid w:val="00EA4428"/>
    <w:rsid w:val="00EA4CAA"/>
    <w:rsid w:val="00EA4D8A"/>
    <w:rsid w:val="00EA51F6"/>
    <w:rsid w:val="00EA5F31"/>
    <w:rsid w:val="00EA62D8"/>
    <w:rsid w:val="00EA644D"/>
    <w:rsid w:val="00EA6E96"/>
    <w:rsid w:val="00EA7028"/>
    <w:rsid w:val="00EB01FB"/>
    <w:rsid w:val="00EB0BCF"/>
    <w:rsid w:val="00EB13B8"/>
    <w:rsid w:val="00EB241C"/>
    <w:rsid w:val="00EB2C80"/>
    <w:rsid w:val="00EB2D42"/>
    <w:rsid w:val="00EB2EBE"/>
    <w:rsid w:val="00EB2FD4"/>
    <w:rsid w:val="00EB366A"/>
    <w:rsid w:val="00EB3D26"/>
    <w:rsid w:val="00EB4593"/>
    <w:rsid w:val="00EB4A39"/>
    <w:rsid w:val="00EB591B"/>
    <w:rsid w:val="00EB5F4A"/>
    <w:rsid w:val="00EB5FB4"/>
    <w:rsid w:val="00EB64FB"/>
    <w:rsid w:val="00EB659D"/>
    <w:rsid w:val="00EB6993"/>
    <w:rsid w:val="00EB6B42"/>
    <w:rsid w:val="00EB70E5"/>
    <w:rsid w:val="00EB79EF"/>
    <w:rsid w:val="00EB7C06"/>
    <w:rsid w:val="00EB7F7F"/>
    <w:rsid w:val="00EC001C"/>
    <w:rsid w:val="00EC004F"/>
    <w:rsid w:val="00EC009E"/>
    <w:rsid w:val="00EC0FF7"/>
    <w:rsid w:val="00EC1143"/>
    <w:rsid w:val="00EC1257"/>
    <w:rsid w:val="00EC1D7A"/>
    <w:rsid w:val="00EC329C"/>
    <w:rsid w:val="00EC345A"/>
    <w:rsid w:val="00EC3D02"/>
    <w:rsid w:val="00EC3F07"/>
    <w:rsid w:val="00EC406A"/>
    <w:rsid w:val="00EC4BA1"/>
    <w:rsid w:val="00EC4E50"/>
    <w:rsid w:val="00EC52B6"/>
    <w:rsid w:val="00EC593A"/>
    <w:rsid w:val="00EC5DFD"/>
    <w:rsid w:val="00EC6811"/>
    <w:rsid w:val="00EC69B1"/>
    <w:rsid w:val="00EC6EAA"/>
    <w:rsid w:val="00EC7AB1"/>
    <w:rsid w:val="00ED033B"/>
    <w:rsid w:val="00ED0903"/>
    <w:rsid w:val="00ED0A7D"/>
    <w:rsid w:val="00ED0F34"/>
    <w:rsid w:val="00ED11F4"/>
    <w:rsid w:val="00ED16C5"/>
    <w:rsid w:val="00ED1C67"/>
    <w:rsid w:val="00ED2323"/>
    <w:rsid w:val="00ED2582"/>
    <w:rsid w:val="00ED2D30"/>
    <w:rsid w:val="00ED3824"/>
    <w:rsid w:val="00ED48C0"/>
    <w:rsid w:val="00ED48E4"/>
    <w:rsid w:val="00ED4E54"/>
    <w:rsid w:val="00ED5246"/>
    <w:rsid w:val="00ED5591"/>
    <w:rsid w:val="00ED645E"/>
    <w:rsid w:val="00ED6682"/>
    <w:rsid w:val="00ED694F"/>
    <w:rsid w:val="00ED77A2"/>
    <w:rsid w:val="00ED7850"/>
    <w:rsid w:val="00EE0177"/>
    <w:rsid w:val="00EE0564"/>
    <w:rsid w:val="00EE08CD"/>
    <w:rsid w:val="00EE1B61"/>
    <w:rsid w:val="00EE1BEE"/>
    <w:rsid w:val="00EE25C9"/>
    <w:rsid w:val="00EE2672"/>
    <w:rsid w:val="00EE3066"/>
    <w:rsid w:val="00EE32BA"/>
    <w:rsid w:val="00EE35CE"/>
    <w:rsid w:val="00EE3995"/>
    <w:rsid w:val="00EE3D98"/>
    <w:rsid w:val="00EE54BE"/>
    <w:rsid w:val="00EE5AC5"/>
    <w:rsid w:val="00EE623D"/>
    <w:rsid w:val="00EE6547"/>
    <w:rsid w:val="00EE68A0"/>
    <w:rsid w:val="00EE6C08"/>
    <w:rsid w:val="00EE72D5"/>
    <w:rsid w:val="00EF0567"/>
    <w:rsid w:val="00EF192A"/>
    <w:rsid w:val="00EF1C8D"/>
    <w:rsid w:val="00EF23E9"/>
    <w:rsid w:val="00EF26BC"/>
    <w:rsid w:val="00EF2BFE"/>
    <w:rsid w:val="00EF2F30"/>
    <w:rsid w:val="00EF4ABB"/>
    <w:rsid w:val="00EF4BB0"/>
    <w:rsid w:val="00EF5140"/>
    <w:rsid w:val="00EF5C49"/>
    <w:rsid w:val="00EF61E5"/>
    <w:rsid w:val="00EF675A"/>
    <w:rsid w:val="00EF69C6"/>
    <w:rsid w:val="00EF6ECA"/>
    <w:rsid w:val="00EF7F25"/>
    <w:rsid w:val="00F01A12"/>
    <w:rsid w:val="00F01EBD"/>
    <w:rsid w:val="00F01F89"/>
    <w:rsid w:val="00F022E9"/>
    <w:rsid w:val="00F02B41"/>
    <w:rsid w:val="00F031E2"/>
    <w:rsid w:val="00F03937"/>
    <w:rsid w:val="00F04219"/>
    <w:rsid w:val="00F0449D"/>
    <w:rsid w:val="00F0456D"/>
    <w:rsid w:val="00F04645"/>
    <w:rsid w:val="00F04BF0"/>
    <w:rsid w:val="00F04D2A"/>
    <w:rsid w:val="00F05555"/>
    <w:rsid w:val="00F0639F"/>
    <w:rsid w:val="00F065F3"/>
    <w:rsid w:val="00F0663D"/>
    <w:rsid w:val="00F0734D"/>
    <w:rsid w:val="00F0737A"/>
    <w:rsid w:val="00F07D06"/>
    <w:rsid w:val="00F07E7A"/>
    <w:rsid w:val="00F07F3C"/>
    <w:rsid w:val="00F07FAA"/>
    <w:rsid w:val="00F10819"/>
    <w:rsid w:val="00F108D9"/>
    <w:rsid w:val="00F11E95"/>
    <w:rsid w:val="00F142F4"/>
    <w:rsid w:val="00F14541"/>
    <w:rsid w:val="00F171B6"/>
    <w:rsid w:val="00F1786D"/>
    <w:rsid w:val="00F17D2F"/>
    <w:rsid w:val="00F17EA3"/>
    <w:rsid w:val="00F2057D"/>
    <w:rsid w:val="00F2069E"/>
    <w:rsid w:val="00F211DC"/>
    <w:rsid w:val="00F211F0"/>
    <w:rsid w:val="00F218DE"/>
    <w:rsid w:val="00F22214"/>
    <w:rsid w:val="00F225B7"/>
    <w:rsid w:val="00F2334D"/>
    <w:rsid w:val="00F233C3"/>
    <w:rsid w:val="00F23701"/>
    <w:rsid w:val="00F27429"/>
    <w:rsid w:val="00F276CC"/>
    <w:rsid w:val="00F304DC"/>
    <w:rsid w:val="00F30885"/>
    <w:rsid w:val="00F30BD4"/>
    <w:rsid w:val="00F3101A"/>
    <w:rsid w:val="00F3115C"/>
    <w:rsid w:val="00F31463"/>
    <w:rsid w:val="00F31C9E"/>
    <w:rsid w:val="00F321EF"/>
    <w:rsid w:val="00F32655"/>
    <w:rsid w:val="00F326AB"/>
    <w:rsid w:val="00F328C6"/>
    <w:rsid w:val="00F32CCE"/>
    <w:rsid w:val="00F32D15"/>
    <w:rsid w:val="00F332F8"/>
    <w:rsid w:val="00F3353E"/>
    <w:rsid w:val="00F33958"/>
    <w:rsid w:val="00F33C27"/>
    <w:rsid w:val="00F33F22"/>
    <w:rsid w:val="00F34310"/>
    <w:rsid w:val="00F344B7"/>
    <w:rsid w:val="00F35474"/>
    <w:rsid w:val="00F35F91"/>
    <w:rsid w:val="00F36593"/>
    <w:rsid w:val="00F36D62"/>
    <w:rsid w:val="00F36E9B"/>
    <w:rsid w:val="00F37107"/>
    <w:rsid w:val="00F40058"/>
    <w:rsid w:val="00F40149"/>
    <w:rsid w:val="00F402CB"/>
    <w:rsid w:val="00F41462"/>
    <w:rsid w:val="00F41585"/>
    <w:rsid w:val="00F417B7"/>
    <w:rsid w:val="00F41AE2"/>
    <w:rsid w:val="00F4207A"/>
    <w:rsid w:val="00F42422"/>
    <w:rsid w:val="00F434ED"/>
    <w:rsid w:val="00F43710"/>
    <w:rsid w:val="00F441F0"/>
    <w:rsid w:val="00F449B9"/>
    <w:rsid w:val="00F44E11"/>
    <w:rsid w:val="00F44FF6"/>
    <w:rsid w:val="00F4600D"/>
    <w:rsid w:val="00F46AF8"/>
    <w:rsid w:val="00F47568"/>
    <w:rsid w:val="00F50B42"/>
    <w:rsid w:val="00F50EC7"/>
    <w:rsid w:val="00F51E98"/>
    <w:rsid w:val="00F525E0"/>
    <w:rsid w:val="00F53115"/>
    <w:rsid w:val="00F5311C"/>
    <w:rsid w:val="00F532D1"/>
    <w:rsid w:val="00F53508"/>
    <w:rsid w:val="00F5383B"/>
    <w:rsid w:val="00F547D0"/>
    <w:rsid w:val="00F547EF"/>
    <w:rsid w:val="00F55077"/>
    <w:rsid w:val="00F556C9"/>
    <w:rsid w:val="00F55CDF"/>
    <w:rsid w:val="00F56544"/>
    <w:rsid w:val="00F56C4D"/>
    <w:rsid w:val="00F57087"/>
    <w:rsid w:val="00F60226"/>
    <w:rsid w:val="00F60676"/>
    <w:rsid w:val="00F60A23"/>
    <w:rsid w:val="00F622C7"/>
    <w:rsid w:val="00F623D4"/>
    <w:rsid w:val="00F62455"/>
    <w:rsid w:val="00F62615"/>
    <w:rsid w:val="00F62BD3"/>
    <w:rsid w:val="00F6447D"/>
    <w:rsid w:val="00F65013"/>
    <w:rsid w:val="00F665E8"/>
    <w:rsid w:val="00F666F3"/>
    <w:rsid w:val="00F668B1"/>
    <w:rsid w:val="00F6746A"/>
    <w:rsid w:val="00F67653"/>
    <w:rsid w:val="00F676E9"/>
    <w:rsid w:val="00F6770C"/>
    <w:rsid w:val="00F67C70"/>
    <w:rsid w:val="00F7048D"/>
    <w:rsid w:val="00F70F06"/>
    <w:rsid w:val="00F71CFB"/>
    <w:rsid w:val="00F72C21"/>
    <w:rsid w:val="00F73D52"/>
    <w:rsid w:val="00F73D97"/>
    <w:rsid w:val="00F741D2"/>
    <w:rsid w:val="00F749A8"/>
    <w:rsid w:val="00F75495"/>
    <w:rsid w:val="00F75566"/>
    <w:rsid w:val="00F762D3"/>
    <w:rsid w:val="00F7640E"/>
    <w:rsid w:val="00F77677"/>
    <w:rsid w:val="00F778AE"/>
    <w:rsid w:val="00F77D80"/>
    <w:rsid w:val="00F803F6"/>
    <w:rsid w:val="00F8090E"/>
    <w:rsid w:val="00F81404"/>
    <w:rsid w:val="00F82096"/>
    <w:rsid w:val="00F821AE"/>
    <w:rsid w:val="00F82430"/>
    <w:rsid w:val="00F832FC"/>
    <w:rsid w:val="00F84022"/>
    <w:rsid w:val="00F844F1"/>
    <w:rsid w:val="00F84919"/>
    <w:rsid w:val="00F85014"/>
    <w:rsid w:val="00F85857"/>
    <w:rsid w:val="00F858C1"/>
    <w:rsid w:val="00F86DFC"/>
    <w:rsid w:val="00F86F28"/>
    <w:rsid w:val="00F87635"/>
    <w:rsid w:val="00F900B5"/>
    <w:rsid w:val="00F9161A"/>
    <w:rsid w:val="00F91841"/>
    <w:rsid w:val="00F9199B"/>
    <w:rsid w:val="00F91A86"/>
    <w:rsid w:val="00F920EF"/>
    <w:rsid w:val="00F9257B"/>
    <w:rsid w:val="00F92FC3"/>
    <w:rsid w:val="00F94078"/>
    <w:rsid w:val="00F94401"/>
    <w:rsid w:val="00F94613"/>
    <w:rsid w:val="00F946F9"/>
    <w:rsid w:val="00F94A87"/>
    <w:rsid w:val="00F94AC2"/>
    <w:rsid w:val="00F94C4C"/>
    <w:rsid w:val="00F95354"/>
    <w:rsid w:val="00F95834"/>
    <w:rsid w:val="00F95C18"/>
    <w:rsid w:val="00F96010"/>
    <w:rsid w:val="00F963A6"/>
    <w:rsid w:val="00F9684A"/>
    <w:rsid w:val="00F974B6"/>
    <w:rsid w:val="00F97BB2"/>
    <w:rsid w:val="00F97CED"/>
    <w:rsid w:val="00FA02E8"/>
    <w:rsid w:val="00FA0620"/>
    <w:rsid w:val="00FA0B45"/>
    <w:rsid w:val="00FA139A"/>
    <w:rsid w:val="00FA15E0"/>
    <w:rsid w:val="00FA1B3E"/>
    <w:rsid w:val="00FA1F1B"/>
    <w:rsid w:val="00FA2624"/>
    <w:rsid w:val="00FA2A6C"/>
    <w:rsid w:val="00FA2CB5"/>
    <w:rsid w:val="00FA311F"/>
    <w:rsid w:val="00FA3155"/>
    <w:rsid w:val="00FA3AE1"/>
    <w:rsid w:val="00FA4430"/>
    <w:rsid w:val="00FA4D8B"/>
    <w:rsid w:val="00FA504E"/>
    <w:rsid w:val="00FA5D42"/>
    <w:rsid w:val="00FA60F9"/>
    <w:rsid w:val="00FA661B"/>
    <w:rsid w:val="00FA67DA"/>
    <w:rsid w:val="00FA6893"/>
    <w:rsid w:val="00FA6CB8"/>
    <w:rsid w:val="00FA7193"/>
    <w:rsid w:val="00FA74F0"/>
    <w:rsid w:val="00FB0CF0"/>
    <w:rsid w:val="00FB1576"/>
    <w:rsid w:val="00FB1940"/>
    <w:rsid w:val="00FB1AAA"/>
    <w:rsid w:val="00FB1C77"/>
    <w:rsid w:val="00FB251B"/>
    <w:rsid w:val="00FB25FC"/>
    <w:rsid w:val="00FB3835"/>
    <w:rsid w:val="00FB4805"/>
    <w:rsid w:val="00FB4DB4"/>
    <w:rsid w:val="00FB5699"/>
    <w:rsid w:val="00FB5984"/>
    <w:rsid w:val="00FB5C1A"/>
    <w:rsid w:val="00FB60FD"/>
    <w:rsid w:val="00FB68D0"/>
    <w:rsid w:val="00FB6F6B"/>
    <w:rsid w:val="00FB77CB"/>
    <w:rsid w:val="00FB7A18"/>
    <w:rsid w:val="00FC01D6"/>
    <w:rsid w:val="00FC035F"/>
    <w:rsid w:val="00FC0548"/>
    <w:rsid w:val="00FC1065"/>
    <w:rsid w:val="00FC13B3"/>
    <w:rsid w:val="00FC186B"/>
    <w:rsid w:val="00FC20B5"/>
    <w:rsid w:val="00FC270B"/>
    <w:rsid w:val="00FC2832"/>
    <w:rsid w:val="00FC31EF"/>
    <w:rsid w:val="00FC397D"/>
    <w:rsid w:val="00FC39F9"/>
    <w:rsid w:val="00FC414B"/>
    <w:rsid w:val="00FC4280"/>
    <w:rsid w:val="00FC4BE8"/>
    <w:rsid w:val="00FC4CA1"/>
    <w:rsid w:val="00FC4E31"/>
    <w:rsid w:val="00FC5317"/>
    <w:rsid w:val="00FC54D3"/>
    <w:rsid w:val="00FC5B91"/>
    <w:rsid w:val="00FC5BFA"/>
    <w:rsid w:val="00FC6450"/>
    <w:rsid w:val="00FC6558"/>
    <w:rsid w:val="00FC749B"/>
    <w:rsid w:val="00FC7CBF"/>
    <w:rsid w:val="00FC7DA7"/>
    <w:rsid w:val="00FD0445"/>
    <w:rsid w:val="00FD08C1"/>
    <w:rsid w:val="00FD1439"/>
    <w:rsid w:val="00FD15BD"/>
    <w:rsid w:val="00FD1AAD"/>
    <w:rsid w:val="00FD1F74"/>
    <w:rsid w:val="00FD26D9"/>
    <w:rsid w:val="00FD2894"/>
    <w:rsid w:val="00FD35F2"/>
    <w:rsid w:val="00FD4D2D"/>
    <w:rsid w:val="00FD4EAB"/>
    <w:rsid w:val="00FD4F6F"/>
    <w:rsid w:val="00FD56C5"/>
    <w:rsid w:val="00FD59CB"/>
    <w:rsid w:val="00FD646A"/>
    <w:rsid w:val="00FD6771"/>
    <w:rsid w:val="00FD6FA3"/>
    <w:rsid w:val="00FD7337"/>
    <w:rsid w:val="00FD77AC"/>
    <w:rsid w:val="00FE0207"/>
    <w:rsid w:val="00FE04D7"/>
    <w:rsid w:val="00FE18D7"/>
    <w:rsid w:val="00FE1DF5"/>
    <w:rsid w:val="00FE21D1"/>
    <w:rsid w:val="00FE2240"/>
    <w:rsid w:val="00FE27D1"/>
    <w:rsid w:val="00FE2F05"/>
    <w:rsid w:val="00FE462A"/>
    <w:rsid w:val="00FE4CAA"/>
    <w:rsid w:val="00FE5AFB"/>
    <w:rsid w:val="00FE5EEF"/>
    <w:rsid w:val="00FE64DD"/>
    <w:rsid w:val="00FE7EF3"/>
    <w:rsid w:val="00FF0DA7"/>
    <w:rsid w:val="00FF1531"/>
    <w:rsid w:val="00FF197C"/>
    <w:rsid w:val="00FF1FE9"/>
    <w:rsid w:val="00FF2F9B"/>
    <w:rsid w:val="00FF362E"/>
    <w:rsid w:val="00FF3EDA"/>
    <w:rsid w:val="00FF42D1"/>
    <w:rsid w:val="00FF487F"/>
    <w:rsid w:val="00FF51FF"/>
    <w:rsid w:val="00FF5794"/>
    <w:rsid w:val="00FF7657"/>
    <w:rsid w:val="00FF77E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F0457"/>
  <w15:docId w15:val="{3C5CD417-7C5B-4D42-BC0B-C896C7BE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D762D"/>
    <w:pPr>
      <w:spacing w:after="0"/>
      <w:ind w:firstLine="284"/>
      <w:jc w:val="both"/>
    </w:pPr>
    <w:rPr>
      <w:rFonts w:ascii="Arial" w:hAnsi="Arial" w:cs="Arial"/>
    </w:rPr>
  </w:style>
  <w:style w:type="paragraph" w:styleId="Nagwek1">
    <w:name w:val="heading 1"/>
    <w:basedOn w:val="Normalny"/>
    <w:next w:val="Normalny"/>
    <w:link w:val="Nagwek1Znak"/>
    <w:uiPriority w:val="9"/>
    <w:qFormat/>
    <w:rsid w:val="004E0B11"/>
    <w:pPr>
      <w:keepNext/>
      <w:keepLines/>
      <w:pageBreakBefore/>
      <w:numPr>
        <w:numId w:val="1"/>
      </w:numPr>
      <w:spacing w:before="280" w:after="280"/>
      <w:ind w:left="567" w:hanging="567"/>
      <w:jc w:val="left"/>
      <w:outlineLvl w:val="0"/>
    </w:pPr>
    <w:rPr>
      <w:rFonts w:eastAsiaTheme="majorEastAsia"/>
      <w:b/>
      <w:bCs/>
      <w:sz w:val="28"/>
      <w:szCs w:val="28"/>
    </w:rPr>
  </w:style>
  <w:style w:type="paragraph" w:styleId="Nagwek2">
    <w:name w:val="heading 2"/>
    <w:basedOn w:val="Nagwek1"/>
    <w:next w:val="Normalny"/>
    <w:link w:val="Nagwek2Znak"/>
    <w:uiPriority w:val="9"/>
    <w:unhideWhenUsed/>
    <w:qFormat/>
    <w:rsid w:val="00AA1622"/>
    <w:pPr>
      <w:pageBreakBefore w:val="0"/>
      <w:numPr>
        <w:ilvl w:val="1"/>
      </w:numPr>
      <w:spacing w:before="260" w:after="260"/>
      <w:ind w:left="851" w:hanging="851"/>
      <w:outlineLvl w:val="1"/>
    </w:pPr>
    <w:rPr>
      <w:sz w:val="26"/>
      <w:szCs w:val="26"/>
    </w:rPr>
  </w:style>
  <w:style w:type="paragraph" w:styleId="Nagwek3">
    <w:name w:val="heading 3"/>
    <w:basedOn w:val="Nagwek1"/>
    <w:next w:val="Normalny"/>
    <w:link w:val="Nagwek3Znak"/>
    <w:uiPriority w:val="9"/>
    <w:unhideWhenUsed/>
    <w:qFormat/>
    <w:rsid w:val="00AA1622"/>
    <w:pPr>
      <w:pageBreakBefore w:val="0"/>
      <w:numPr>
        <w:ilvl w:val="2"/>
      </w:numPr>
      <w:spacing w:before="240" w:after="240"/>
      <w:ind w:left="1134" w:hanging="1134"/>
      <w:outlineLvl w:val="2"/>
    </w:pPr>
    <w:rPr>
      <w:sz w:val="24"/>
      <w:szCs w:val="24"/>
    </w:rPr>
  </w:style>
  <w:style w:type="paragraph" w:styleId="Nagwek4">
    <w:name w:val="heading 4"/>
    <w:basedOn w:val="Normalny"/>
    <w:next w:val="Normalny"/>
    <w:link w:val="Nagwek4Znak"/>
    <w:uiPriority w:val="9"/>
    <w:semiHidden/>
    <w:unhideWhenUsed/>
    <w:qFormat/>
    <w:rsid w:val="004E0B11"/>
    <w:pPr>
      <w:keepNext/>
      <w:keepLines/>
      <w:spacing w:before="200"/>
      <w:ind w:firstLine="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4E0B11"/>
    <w:pPr>
      <w:keepNext/>
      <w:keepLines/>
      <w:spacing w:before="200"/>
      <w:ind w:firstLine="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4E0B11"/>
    <w:pPr>
      <w:keepNext/>
      <w:keepLines/>
      <w:spacing w:before="200"/>
      <w:ind w:firstLine="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unhideWhenUsed/>
    <w:qFormat/>
    <w:rsid w:val="004E0B11"/>
    <w:pPr>
      <w:keepNext/>
      <w:keepLines/>
      <w:spacing w:before="200"/>
      <w:ind w:firstLine="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4E0B11"/>
    <w:pPr>
      <w:keepNext/>
      <w:keepLines/>
      <w:spacing w:before="200"/>
      <w:ind w:firstLine="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4E0B11"/>
    <w:pPr>
      <w:keepNext/>
      <w:keepLines/>
      <w:spacing w:before="200"/>
      <w:ind w:firstLine="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59"/>
    <w:rsid w:val="00192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dymka">
    <w:name w:val="Balloon Text"/>
    <w:basedOn w:val="Normalny"/>
    <w:link w:val="TekstdymkaZnak"/>
    <w:uiPriority w:val="99"/>
    <w:semiHidden/>
    <w:unhideWhenUsed/>
    <w:rsid w:val="001925F6"/>
    <w:pPr>
      <w:spacing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1925F6"/>
    <w:rPr>
      <w:rFonts w:ascii="Tahoma" w:hAnsi="Tahoma" w:cs="Tahoma"/>
      <w:sz w:val="16"/>
      <w:szCs w:val="16"/>
    </w:rPr>
  </w:style>
  <w:style w:type="paragraph" w:styleId="Nagwek">
    <w:name w:val="header"/>
    <w:basedOn w:val="Normalny"/>
    <w:link w:val="NagwekZnak"/>
    <w:uiPriority w:val="99"/>
    <w:unhideWhenUsed/>
    <w:rsid w:val="001A6ADC"/>
    <w:pPr>
      <w:tabs>
        <w:tab w:val="center" w:pos="4536"/>
        <w:tab w:val="right" w:pos="9072"/>
      </w:tabs>
      <w:spacing w:line="240" w:lineRule="auto"/>
    </w:pPr>
  </w:style>
  <w:style w:type="character" w:customStyle="1" w:styleId="NagwekZnak">
    <w:name w:val="Nagłówek Znak"/>
    <w:basedOn w:val="Domylnaczcionkaakapitu"/>
    <w:link w:val="Nagwek"/>
    <w:uiPriority w:val="99"/>
    <w:rsid w:val="001A6ADC"/>
    <w:rPr>
      <w:rFonts w:ascii="Arial" w:hAnsi="Arial" w:cs="Arial"/>
    </w:rPr>
  </w:style>
  <w:style w:type="paragraph" w:styleId="Stopka">
    <w:name w:val="footer"/>
    <w:basedOn w:val="Normalny"/>
    <w:link w:val="StopkaZnak"/>
    <w:uiPriority w:val="99"/>
    <w:unhideWhenUsed/>
    <w:rsid w:val="001A6ADC"/>
    <w:pPr>
      <w:tabs>
        <w:tab w:val="center" w:pos="4536"/>
        <w:tab w:val="right" w:pos="9072"/>
      </w:tabs>
      <w:spacing w:line="240" w:lineRule="auto"/>
    </w:pPr>
  </w:style>
  <w:style w:type="character" w:customStyle="1" w:styleId="StopkaZnak">
    <w:name w:val="Stopka Znak"/>
    <w:basedOn w:val="Domylnaczcionkaakapitu"/>
    <w:link w:val="Stopka"/>
    <w:uiPriority w:val="99"/>
    <w:rsid w:val="001A6ADC"/>
    <w:rPr>
      <w:rFonts w:ascii="Arial" w:hAnsi="Arial" w:cs="Arial"/>
    </w:rPr>
  </w:style>
  <w:style w:type="paragraph" w:customStyle="1" w:styleId="Streszczenie">
    <w:name w:val="Streszczenie"/>
    <w:basedOn w:val="Normalny"/>
    <w:link w:val="StreszczenieZnak"/>
    <w:qFormat/>
    <w:rsid w:val="00A85B4C"/>
    <w:pPr>
      <w:spacing w:line="240" w:lineRule="auto"/>
    </w:pPr>
    <w:rPr>
      <w:sz w:val="24"/>
      <w:szCs w:val="24"/>
    </w:rPr>
  </w:style>
  <w:style w:type="character" w:customStyle="1" w:styleId="StreszczenieZnak">
    <w:name w:val="Streszczenie Znak"/>
    <w:basedOn w:val="Domylnaczcionkaakapitu"/>
    <w:link w:val="Streszczenie"/>
    <w:rsid w:val="00A85B4C"/>
    <w:rPr>
      <w:rFonts w:ascii="Arial" w:hAnsi="Arial" w:cs="Arial"/>
      <w:sz w:val="24"/>
      <w:szCs w:val="24"/>
    </w:rPr>
  </w:style>
  <w:style w:type="character" w:customStyle="1" w:styleId="Nagwek1Znak">
    <w:name w:val="Nagłówek 1 Znak"/>
    <w:basedOn w:val="Domylnaczcionkaakapitu"/>
    <w:link w:val="Nagwek1"/>
    <w:uiPriority w:val="9"/>
    <w:rsid w:val="004E0B11"/>
    <w:rPr>
      <w:rFonts w:ascii="Arial" w:eastAsiaTheme="majorEastAsia" w:hAnsi="Arial" w:cs="Arial"/>
      <w:b/>
      <w:bCs/>
      <w:sz w:val="28"/>
      <w:szCs w:val="28"/>
    </w:rPr>
  </w:style>
  <w:style w:type="character" w:customStyle="1" w:styleId="Nagwek2Znak">
    <w:name w:val="Nagłówek 2 Znak"/>
    <w:basedOn w:val="Domylnaczcionkaakapitu"/>
    <w:link w:val="Nagwek2"/>
    <w:uiPriority w:val="9"/>
    <w:rsid w:val="00AA1622"/>
    <w:rPr>
      <w:rFonts w:ascii="Arial" w:eastAsiaTheme="majorEastAsia" w:hAnsi="Arial" w:cs="Arial"/>
      <w:b/>
      <w:bCs/>
      <w:sz w:val="26"/>
      <w:szCs w:val="26"/>
    </w:rPr>
  </w:style>
  <w:style w:type="character" w:customStyle="1" w:styleId="Nagwek3Znak">
    <w:name w:val="Nagłówek 3 Znak"/>
    <w:basedOn w:val="Domylnaczcionkaakapitu"/>
    <w:link w:val="Nagwek3"/>
    <w:uiPriority w:val="9"/>
    <w:rsid w:val="00AA1622"/>
    <w:rPr>
      <w:rFonts w:ascii="Arial" w:eastAsiaTheme="majorEastAsia" w:hAnsi="Arial" w:cs="Arial"/>
      <w:b/>
      <w:bCs/>
      <w:sz w:val="24"/>
      <w:szCs w:val="24"/>
    </w:rPr>
  </w:style>
  <w:style w:type="paragraph" w:styleId="Akapitzlist">
    <w:name w:val="List Paragraph"/>
    <w:basedOn w:val="Normalny"/>
    <w:link w:val="AkapitzlistZnak"/>
    <w:uiPriority w:val="34"/>
    <w:qFormat/>
    <w:rsid w:val="00083800"/>
    <w:pPr>
      <w:ind w:firstLine="0"/>
      <w:contextualSpacing/>
    </w:pPr>
  </w:style>
  <w:style w:type="character" w:customStyle="1" w:styleId="Nagwek4Znak">
    <w:name w:val="Nagłówek 4 Znak"/>
    <w:basedOn w:val="Domylnaczcionkaakapitu"/>
    <w:link w:val="Nagwek4"/>
    <w:uiPriority w:val="9"/>
    <w:semiHidden/>
    <w:rsid w:val="004E0B11"/>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4E0B11"/>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4E0B11"/>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rsid w:val="004E0B11"/>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4E0B11"/>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4E0B11"/>
    <w:rPr>
      <w:rFonts w:asciiTheme="majorHAnsi" w:eastAsiaTheme="majorEastAsia" w:hAnsiTheme="majorHAnsi" w:cstheme="majorBidi"/>
      <w:i/>
      <w:iCs/>
      <w:color w:val="404040" w:themeColor="text1" w:themeTint="BF"/>
      <w:sz w:val="20"/>
      <w:szCs w:val="20"/>
    </w:rPr>
  </w:style>
  <w:style w:type="paragraph" w:customStyle="1" w:styleId="Czwartypoziompodziaunieformalny">
    <w:name w:val="Czwarty poziom podziału (nieformalny)"/>
    <w:basedOn w:val="Normalny"/>
    <w:link w:val="CzwartypoziompodziaunieformalnyZnak"/>
    <w:qFormat/>
    <w:rsid w:val="00AA1622"/>
    <w:pPr>
      <w:spacing w:before="120"/>
      <w:ind w:firstLine="0"/>
    </w:pPr>
    <w:rPr>
      <w:b/>
    </w:rPr>
  </w:style>
  <w:style w:type="paragraph" w:styleId="Legenda">
    <w:name w:val="caption"/>
    <w:basedOn w:val="Normalny"/>
    <w:next w:val="Normalny"/>
    <w:link w:val="LegendaZnak"/>
    <w:uiPriority w:val="35"/>
    <w:unhideWhenUsed/>
    <w:qFormat/>
    <w:rsid w:val="00097034"/>
    <w:pPr>
      <w:keepNext/>
      <w:spacing w:before="240" w:after="120" w:line="240" w:lineRule="auto"/>
      <w:ind w:firstLine="0"/>
    </w:pPr>
    <w:rPr>
      <w:bCs/>
      <w:sz w:val="18"/>
      <w:szCs w:val="18"/>
    </w:rPr>
  </w:style>
  <w:style w:type="character" w:customStyle="1" w:styleId="CzwartypoziompodziaunieformalnyZnak">
    <w:name w:val="Czwarty poziom podziału (nieformalny) Znak"/>
    <w:basedOn w:val="Domylnaczcionkaakapitu"/>
    <w:link w:val="Czwartypoziompodziaunieformalny"/>
    <w:rsid w:val="00AA1622"/>
    <w:rPr>
      <w:rFonts w:ascii="Arial" w:hAnsi="Arial" w:cs="Arial"/>
      <w:b/>
    </w:rPr>
  </w:style>
  <w:style w:type="paragraph" w:customStyle="1" w:styleId="Rysunek">
    <w:name w:val="Rysunek"/>
    <w:basedOn w:val="Normalny"/>
    <w:link w:val="RysunekZnak"/>
    <w:qFormat/>
    <w:rsid w:val="00CA04D5"/>
    <w:pPr>
      <w:keepNext/>
      <w:spacing w:before="220" w:after="220" w:line="240" w:lineRule="auto"/>
      <w:ind w:firstLine="0"/>
      <w:jc w:val="center"/>
    </w:pPr>
  </w:style>
  <w:style w:type="paragraph" w:customStyle="1" w:styleId="Legendarysunku">
    <w:name w:val="Legenda rysunku"/>
    <w:basedOn w:val="Legenda"/>
    <w:link w:val="LegendarysunkuZnak"/>
    <w:qFormat/>
    <w:rsid w:val="00CA04D5"/>
    <w:pPr>
      <w:keepNext w:val="0"/>
      <w:jc w:val="center"/>
    </w:pPr>
  </w:style>
  <w:style w:type="character" w:customStyle="1" w:styleId="RysunekZnak">
    <w:name w:val="Rysunek Znak"/>
    <w:basedOn w:val="Domylnaczcionkaakapitu"/>
    <w:link w:val="Rysunek"/>
    <w:rsid w:val="00CA04D5"/>
    <w:rPr>
      <w:rFonts w:ascii="Arial" w:hAnsi="Arial" w:cs="Arial"/>
    </w:rPr>
  </w:style>
  <w:style w:type="paragraph" w:customStyle="1" w:styleId="Rwnanie">
    <w:name w:val="Równanie"/>
    <w:basedOn w:val="Normalny"/>
    <w:link w:val="RwnanieZnak"/>
    <w:qFormat/>
    <w:rsid w:val="00EC4E50"/>
    <w:pPr>
      <w:spacing w:before="120" w:after="120" w:line="240" w:lineRule="auto"/>
      <w:ind w:firstLine="0"/>
    </w:pPr>
  </w:style>
  <w:style w:type="character" w:customStyle="1" w:styleId="LegendaZnak">
    <w:name w:val="Legenda Znak"/>
    <w:basedOn w:val="Domylnaczcionkaakapitu"/>
    <w:link w:val="Legenda"/>
    <w:uiPriority w:val="35"/>
    <w:rsid w:val="00F32CCE"/>
    <w:rPr>
      <w:rFonts w:ascii="Arial" w:hAnsi="Arial" w:cs="Arial"/>
      <w:bCs/>
      <w:sz w:val="18"/>
      <w:szCs w:val="18"/>
    </w:rPr>
  </w:style>
  <w:style w:type="character" w:customStyle="1" w:styleId="LegendarysunkuZnak">
    <w:name w:val="Legenda rysunku Znak"/>
    <w:basedOn w:val="LegendaZnak"/>
    <w:link w:val="Legendarysunku"/>
    <w:rsid w:val="00CA04D5"/>
    <w:rPr>
      <w:rFonts w:ascii="Arial" w:hAnsi="Arial" w:cs="Arial"/>
      <w:bCs/>
      <w:sz w:val="18"/>
      <w:szCs w:val="18"/>
    </w:rPr>
  </w:style>
  <w:style w:type="character" w:styleId="Tekstzastpczy">
    <w:name w:val="Placeholder Text"/>
    <w:basedOn w:val="Domylnaczcionkaakapitu"/>
    <w:uiPriority w:val="99"/>
    <w:semiHidden/>
    <w:rsid w:val="00EC4E50"/>
    <w:rPr>
      <w:color w:val="808080"/>
    </w:rPr>
  </w:style>
  <w:style w:type="character" w:customStyle="1" w:styleId="RwnanieZnak">
    <w:name w:val="Równanie Znak"/>
    <w:basedOn w:val="Domylnaczcionkaakapitu"/>
    <w:link w:val="Rwnanie"/>
    <w:rsid w:val="00EC4E50"/>
    <w:rPr>
      <w:rFonts w:ascii="Arial" w:hAnsi="Arial" w:cs="Arial"/>
    </w:rPr>
  </w:style>
  <w:style w:type="paragraph" w:customStyle="1" w:styleId="Literatura">
    <w:name w:val="Literatura"/>
    <w:basedOn w:val="Akapitzlist"/>
    <w:rsid w:val="00AB5034"/>
    <w:pPr>
      <w:numPr>
        <w:numId w:val="2"/>
      </w:numPr>
      <w:spacing w:after="120" w:line="240" w:lineRule="auto"/>
      <w:ind w:left="567" w:hanging="567"/>
    </w:pPr>
    <w:rPr>
      <w:rFonts w:ascii="Times New Roman" w:eastAsia="Times New Roman" w:hAnsi="Times New Roman" w:cs="Times New Roman"/>
      <w:sz w:val="24"/>
      <w:szCs w:val="24"/>
      <w:lang w:eastAsia="pl-PL"/>
    </w:rPr>
  </w:style>
  <w:style w:type="character" w:customStyle="1" w:styleId="AkapitzlistZnak">
    <w:name w:val="Akapit z listą Znak"/>
    <w:basedOn w:val="Domylnaczcionkaakapitu"/>
    <w:link w:val="Akapitzlist"/>
    <w:uiPriority w:val="34"/>
    <w:rsid w:val="00083800"/>
    <w:rPr>
      <w:rFonts w:ascii="Arial" w:hAnsi="Arial" w:cs="Arial"/>
    </w:rPr>
  </w:style>
  <w:style w:type="paragraph" w:styleId="Nagwekspisutreci">
    <w:name w:val="TOC Heading"/>
    <w:basedOn w:val="Nagwek1"/>
    <w:next w:val="Normalny"/>
    <w:uiPriority w:val="39"/>
    <w:unhideWhenUsed/>
    <w:qFormat/>
    <w:rsid w:val="005B0FA2"/>
    <w:pPr>
      <w:pageBreakBefore w:val="0"/>
      <w:numPr>
        <w:numId w:val="0"/>
      </w:numPr>
      <w:spacing w:before="480" w:after="0"/>
      <w:outlineLvl w:val="9"/>
    </w:pPr>
    <w:rPr>
      <w:rFonts w:asciiTheme="majorHAnsi" w:hAnsiTheme="majorHAnsi" w:cstheme="majorBidi"/>
      <w:color w:val="365F91" w:themeColor="accent1" w:themeShade="BF"/>
    </w:rPr>
  </w:style>
  <w:style w:type="paragraph" w:styleId="Spistreci1">
    <w:name w:val="toc 1"/>
    <w:basedOn w:val="Normalny"/>
    <w:next w:val="Normalny"/>
    <w:autoRedefine/>
    <w:uiPriority w:val="39"/>
    <w:unhideWhenUsed/>
    <w:qFormat/>
    <w:rsid w:val="009910FB"/>
    <w:pPr>
      <w:tabs>
        <w:tab w:val="left" w:pos="442"/>
        <w:tab w:val="right" w:leader="dot" w:pos="9061"/>
      </w:tabs>
      <w:spacing w:after="120" w:line="240" w:lineRule="auto"/>
      <w:ind w:firstLine="0"/>
    </w:pPr>
  </w:style>
  <w:style w:type="paragraph" w:styleId="Spistreci2">
    <w:name w:val="toc 2"/>
    <w:basedOn w:val="Normalny"/>
    <w:next w:val="Normalny"/>
    <w:autoRedefine/>
    <w:uiPriority w:val="39"/>
    <w:unhideWhenUsed/>
    <w:rsid w:val="006C6A96"/>
    <w:pPr>
      <w:spacing w:after="120"/>
      <w:ind w:left="221" w:firstLine="0"/>
    </w:pPr>
  </w:style>
  <w:style w:type="paragraph" w:styleId="Spistreci3">
    <w:name w:val="toc 3"/>
    <w:basedOn w:val="Normalny"/>
    <w:next w:val="Normalny"/>
    <w:autoRedefine/>
    <w:uiPriority w:val="39"/>
    <w:unhideWhenUsed/>
    <w:rsid w:val="006C6A96"/>
    <w:pPr>
      <w:spacing w:after="120"/>
      <w:ind w:left="442" w:firstLine="0"/>
    </w:pPr>
  </w:style>
  <w:style w:type="character" w:styleId="Hipercze">
    <w:name w:val="Hyperlink"/>
    <w:basedOn w:val="Domylnaczcionkaakapitu"/>
    <w:uiPriority w:val="99"/>
    <w:unhideWhenUsed/>
    <w:rsid w:val="005B0FA2"/>
    <w:rPr>
      <w:color w:val="0000FF" w:themeColor="hyperlink"/>
      <w:u w:val="single"/>
    </w:rPr>
  </w:style>
  <w:style w:type="paragraph" w:styleId="Spisilustracji">
    <w:name w:val="table of figures"/>
    <w:basedOn w:val="Normalny"/>
    <w:next w:val="Normalny"/>
    <w:link w:val="SpisilustracjiZnak"/>
    <w:autoRedefine/>
    <w:uiPriority w:val="99"/>
    <w:unhideWhenUsed/>
    <w:qFormat/>
    <w:rsid w:val="000A2AE5"/>
    <w:pPr>
      <w:spacing w:before="120" w:after="120"/>
      <w:ind w:firstLine="0"/>
      <w:jc w:val="left"/>
    </w:pPr>
  </w:style>
  <w:style w:type="paragraph" w:customStyle="1" w:styleId="Spisrysunkw">
    <w:name w:val="Spis rysunków"/>
    <w:basedOn w:val="Spisilustracji"/>
    <w:link w:val="SpisrysunkwZnak"/>
    <w:qFormat/>
    <w:rsid w:val="00F6447D"/>
    <w:pPr>
      <w:tabs>
        <w:tab w:val="right" w:leader="dot" w:pos="9061"/>
      </w:tabs>
      <w:ind w:left="993" w:hanging="993"/>
    </w:pPr>
    <w:rPr>
      <w:noProof/>
    </w:rPr>
  </w:style>
  <w:style w:type="character" w:customStyle="1" w:styleId="SpisilustracjiZnak">
    <w:name w:val="Spis ilustracji Znak"/>
    <w:basedOn w:val="Domylnaczcionkaakapitu"/>
    <w:link w:val="Spisilustracji"/>
    <w:uiPriority w:val="99"/>
    <w:rsid w:val="000A2AE5"/>
    <w:rPr>
      <w:rFonts w:ascii="Arial" w:hAnsi="Arial" w:cs="Arial"/>
    </w:rPr>
  </w:style>
  <w:style w:type="character" w:customStyle="1" w:styleId="SpisrysunkwZnak">
    <w:name w:val="Spis rysunków Znak"/>
    <w:basedOn w:val="SpisilustracjiZnak"/>
    <w:link w:val="Spisrysunkw"/>
    <w:rsid w:val="00F6447D"/>
    <w:rPr>
      <w:rFonts w:ascii="Arial" w:hAnsi="Arial" w:cs="Arial"/>
    </w:rPr>
  </w:style>
  <w:style w:type="paragraph" w:customStyle="1" w:styleId="Sowakluczowe">
    <w:name w:val="Słowa kluczowe"/>
    <w:basedOn w:val="Streszczenie"/>
    <w:link w:val="SowakluczoweZnak"/>
    <w:qFormat/>
    <w:rsid w:val="009828FA"/>
    <w:pPr>
      <w:ind w:left="1956" w:hanging="1956"/>
      <w:jc w:val="left"/>
    </w:pPr>
  </w:style>
  <w:style w:type="paragraph" w:customStyle="1" w:styleId="Keywords">
    <w:name w:val="Keywords"/>
    <w:basedOn w:val="Streszczenie"/>
    <w:link w:val="KeywordsZnak"/>
    <w:qFormat/>
    <w:rsid w:val="005447AE"/>
    <w:pPr>
      <w:ind w:left="1293" w:hanging="1293"/>
      <w:jc w:val="left"/>
    </w:pPr>
    <w:rPr>
      <w:lang w:val="en-US"/>
    </w:rPr>
  </w:style>
  <w:style w:type="character" w:customStyle="1" w:styleId="SowakluczoweZnak">
    <w:name w:val="Słowa kluczowe Znak"/>
    <w:basedOn w:val="StreszczenieZnak"/>
    <w:link w:val="Sowakluczowe"/>
    <w:rsid w:val="009828FA"/>
    <w:rPr>
      <w:rFonts w:ascii="Arial" w:hAnsi="Arial" w:cs="Arial"/>
      <w:sz w:val="24"/>
      <w:szCs w:val="24"/>
    </w:rPr>
  </w:style>
  <w:style w:type="paragraph" w:customStyle="1" w:styleId="Skompresowanalegendadlarysunkunacastron">
    <w:name w:val="Skompresowana legenda dla rysunku na całą stronę"/>
    <w:basedOn w:val="Legendarysunku"/>
    <w:link w:val="SkompresowanalegendadlarysunkunacastronZnak"/>
    <w:qFormat/>
    <w:rsid w:val="00F0734D"/>
    <w:pPr>
      <w:spacing w:before="0" w:after="0"/>
    </w:pPr>
  </w:style>
  <w:style w:type="character" w:customStyle="1" w:styleId="KeywordsZnak">
    <w:name w:val="Keywords Znak"/>
    <w:basedOn w:val="StreszczenieZnak"/>
    <w:link w:val="Keywords"/>
    <w:rsid w:val="005447AE"/>
    <w:rPr>
      <w:rFonts w:ascii="Arial" w:hAnsi="Arial" w:cs="Arial"/>
      <w:sz w:val="24"/>
      <w:szCs w:val="24"/>
      <w:lang w:val="en-US"/>
    </w:rPr>
  </w:style>
  <w:style w:type="paragraph" w:customStyle="1" w:styleId="Tabelawyrodkowana">
    <w:name w:val="Tabela wyśrodkowana"/>
    <w:basedOn w:val="Normalny"/>
    <w:link w:val="TabelawyrodkowanaZnak"/>
    <w:rsid w:val="00AC2C15"/>
    <w:pPr>
      <w:spacing w:line="240" w:lineRule="auto"/>
      <w:ind w:firstLine="0"/>
      <w:jc w:val="center"/>
    </w:pPr>
  </w:style>
  <w:style w:type="character" w:customStyle="1" w:styleId="SkompresowanalegendadlarysunkunacastronZnak">
    <w:name w:val="Skompresowana legenda dla rysunku na całą stronę Znak"/>
    <w:basedOn w:val="LegendarysunkuZnak"/>
    <w:link w:val="Skompresowanalegendadlarysunkunacastron"/>
    <w:rsid w:val="00F0734D"/>
    <w:rPr>
      <w:rFonts w:ascii="Arial" w:hAnsi="Arial" w:cs="Arial"/>
      <w:bCs/>
      <w:sz w:val="18"/>
      <w:szCs w:val="18"/>
    </w:rPr>
  </w:style>
  <w:style w:type="paragraph" w:customStyle="1" w:styleId="Tabeladolewej">
    <w:name w:val="Tabela do lewej"/>
    <w:basedOn w:val="Tabelawyrodkowana"/>
    <w:link w:val="TabeladolewejZnak"/>
    <w:rsid w:val="00AC2C15"/>
  </w:style>
  <w:style w:type="character" w:customStyle="1" w:styleId="TabelawyrodkowanaZnak">
    <w:name w:val="Tabela wyśrodkowana Znak"/>
    <w:basedOn w:val="Domylnaczcionkaakapitu"/>
    <w:link w:val="Tabelawyrodkowana"/>
    <w:rsid w:val="00AC2C15"/>
    <w:rPr>
      <w:rFonts w:ascii="Arial" w:hAnsi="Arial" w:cs="Arial"/>
    </w:rPr>
  </w:style>
  <w:style w:type="paragraph" w:customStyle="1" w:styleId="Spisliteratury">
    <w:name w:val="Spis literatury"/>
    <w:basedOn w:val="Akapitzlist"/>
    <w:link w:val="SpisliteraturyZnak"/>
    <w:qFormat/>
    <w:rsid w:val="00504DD2"/>
    <w:pPr>
      <w:numPr>
        <w:numId w:val="3"/>
      </w:numPr>
      <w:spacing w:before="120"/>
      <w:ind w:left="425" w:hanging="425"/>
      <w:contextualSpacing w:val="0"/>
    </w:pPr>
  </w:style>
  <w:style w:type="character" w:customStyle="1" w:styleId="TabeladolewejZnak">
    <w:name w:val="Tabela do lewej Znak"/>
    <w:basedOn w:val="TabelawyrodkowanaZnak"/>
    <w:link w:val="Tabeladolewej"/>
    <w:rsid w:val="00AC2C15"/>
    <w:rPr>
      <w:rFonts w:ascii="Arial" w:hAnsi="Arial" w:cs="Arial"/>
    </w:rPr>
  </w:style>
  <w:style w:type="paragraph" w:customStyle="1" w:styleId="Wykazskrtwisymboli">
    <w:name w:val="Wykaz skrótów i symboli"/>
    <w:basedOn w:val="Normalny"/>
    <w:link w:val="WykazskrtwisymboliZnak"/>
    <w:qFormat/>
    <w:rsid w:val="00F668B1"/>
    <w:pPr>
      <w:spacing w:after="120"/>
      <w:ind w:firstLine="0"/>
    </w:pPr>
  </w:style>
  <w:style w:type="character" w:customStyle="1" w:styleId="SpisliteraturyZnak">
    <w:name w:val="Spis literatury Znak"/>
    <w:basedOn w:val="AkapitzlistZnak"/>
    <w:link w:val="Spisliteratury"/>
    <w:rsid w:val="00504DD2"/>
    <w:rPr>
      <w:rFonts w:ascii="Arial" w:hAnsi="Arial" w:cs="Arial"/>
    </w:rPr>
  </w:style>
  <w:style w:type="character" w:customStyle="1" w:styleId="WykazskrtwisymboliZnak">
    <w:name w:val="Wykaz skrótów i symboli Znak"/>
    <w:basedOn w:val="Domylnaczcionkaakapitu"/>
    <w:link w:val="Wykazskrtwisymboli"/>
    <w:rsid w:val="00F668B1"/>
    <w:rPr>
      <w:rFonts w:ascii="Arial" w:hAnsi="Arial" w:cs="Arial"/>
    </w:rPr>
  </w:style>
  <w:style w:type="paragraph" w:styleId="Tekstprzypisudolnego">
    <w:name w:val="footnote text"/>
    <w:basedOn w:val="Normalny"/>
    <w:link w:val="TekstprzypisudolnegoZnak"/>
    <w:autoRedefine/>
    <w:uiPriority w:val="99"/>
    <w:unhideWhenUsed/>
    <w:qFormat/>
    <w:rsid w:val="00BE7068"/>
    <w:pPr>
      <w:spacing w:line="240" w:lineRule="auto"/>
    </w:pPr>
    <w:rPr>
      <w:sz w:val="18"/>
      <w:szCs w:val="20"/>
    </w:rPr>
  </w:style>
  <w:style w:type="character" w:customStyle="1" w:styleId="TekstprzypisudolnegoZnak">
    <w:name w:val="Tekst przypisu dolnego Znak"/>
    <w:basedOn w:val="Domylnaczcionkaakapitu"/>
    <w:link w:val="Tekstprzypisudolnego"/>
    <w:uiPriority w:val="99"/>
    <w:rsid w:val="00BE7068"/>
    <w:rPr>
      <w:rFonts w:ascii="Arial" w:hAnsi="Arial" w:cs="Arial"/>
      <w:sz w:val="18"/>
      <w:szCs w:val="20"/>
    </w:rPr>
  </w:style>
  <w:style w:type="character" w:styleId="Odwoanieprzypisudolnego">
    <w:name w:val="footnote reference"/>
    <w:basedOn w:val="Domylnaczcionkaakapitu"/>
    <w:uiPriority w:val="99"/>
    <w:semiHidden/>
    <w:unhideWhenUsed/>
    <w:rsid w:val="008C04AD"/>
    <w:rPr>
      <w:vertAlign w:val="superscript"/>
    </w:rPr>
  </w:style>
  <w:style w:type="paragraph" w:customStyle="1" w:styleId="Przypisdolny">
    <w:name w:val="Przypis dolny"/>
    <w:basedOn w:val="Tekstprzypisudolnego"/>
    <w:link w:val="PrzypisdolnyZnak"/>
    <w:autoRedefine/>
    <w:rsid w:val="00BE7068"/>
  </w:style>
  <w:style w:type="character" w:customStyle="1" w:styleId="PrzypisdolnyZnak">
    <w:name w:val="Przypis dolny Znak"/>
    <w:basedOn w:val="TekstprzypisudolnegoZnak"/>
    <w:link w:val="Przypisdolny"/>
    <w:rsid w:val="00BE7068"/>
    <w:rPr>
      <w:rFonts w:ascii="Arial" w:hAnsi="Arial" w:cs="Arial"/>
      <w:sz w:val="18"/>
      <w:szCs w:val="20"/>
    </w:rPr>
  </w:style>
  <w:style w:type="paragraph" w:customStyle="1" w:styleId="Pitypoziompodziaunieformalny">
    <w:name w:val="Piąty poziom podziału (nieformalny)"/>
    <w:basedOn w:val="Czwartypoziompodziaunieformalny"/>
    <w:link w:val="PitypoziompodziaunieformalnyZnak"/>
    <w:qFormat/>
    <w:rsid w:val="0026409D"/>
    <w:rPr>
      <w:i/>
    </w:rPr>
  </w:style>
  <w:style w:type="paragraph" w:customStyle="1" w:styleId="Legendalistingu">
    <w:name w:val="Legenda listingu"/>
    <w:basedOn w:val="Legenda"/>
    <w:link w:val="LegendalistinguZnak"/>
    <w:qFormat/>
    <w:rsid w:val="00C76728"/>
    <w:pPr>
      <w:jc w:val="left"/>
    </w:pPr>
  </w:style>
  <w:style w:type="character" w:customStyle="1" w:styleId="PitypoziompodziaunieformalnyZnak">
    <w:name w:val="Piąty poziom podziału (nieformalny) Znak"/>
    <w:basedOn w:val="CzwartypoziompodziaunieformalnyZnak"/>
    <w:link w:val="Pitypoziompodziaunieformalny"/>
    <w:rsid w:val="0026409D"/>
    <w:rPr>
      <w:rFonts w:ascii="Arial" w:hAnsi="Arial" w:cs="Arial"/>
      <w:b/>
      <w:i/>
    </w:rPr>
  </w:style>
  <w:style w:type="paragraph" w:customStyle="1" w:styleId="Listing">
    <w:name w:val="Listing"/>
    <w:basedOn w:val="Normalny"/>
    <w:link w:val="ListingZnak"/>
    <w:qFormat/>
    <w:rsid w:val="00134CA1"/>
    <w:pPr>
      <w:shd w:val="clear" w:color="auto" w:fill="E1E1E1"/>
      <w:ind w:left="284" w:right="282" w:firstLine="0"/>
      <w:jc w:val="left"/>
    </w:pPr>
    <w:rPr>
      <w:sz w:val="18"/>
      <w:szCs w:val="18"/>
    </w:rPr>
  </w:style>
  <w:style w:type="character" w:customStyle="1" w:styleId="LegendalistinguZnak">
    <w:name w:val="Legenda listingu Znak"/>
    <w:basedOn w:val="LegendaZnak"/>
    <w:link w:val="Legendalistingu"/>
    <w:rsid w:val="00C76728"/>
    <w:rPr>
      <w:rFonts w:ascii="Arial" w:hAnsi="Arial" w:cs="Arial"/>
      <w:bCs/>
      <w:sz w:val="18"/>
      <w:szCs w:val="18"/>
    </w:rPr>
  </w:style>
  <w:style w:type="paragraph" w:styleId="NormalnyWeb">
    <w:name w:val="Normal (Web)"/>
    <w:basedOn w:val="Normalny"/>
    <w:semiHidden/>
    <w:rsid w:val="00C63701"/>
    <w:pPr>
      <w:spacing w:before="100" w:beforeAutospacing="1" w:after="100" w:afterAutospacing="1" w:line="240" w:lineRule="auto"/>
      <w:ind w:firstLine="0"/>
      <w:jc w:val="left"/>
    </w:pPr>
    <w:rPr>
      <w:rFonts w:ascii="Times New Roman" w:eastAsia="Times New Roman" w:hAnsi="Times New Roman" w:cs="Times New Roman"/>
      <w:sz w:val="24"/>
      <w:szCs w:val="24"/>
      <w:lang w:eastAsia="pl-PL"/>
    </w:rPr>
  </w:style>
  <w:style w:type="character" w:customStyle="1" w:styleId="ListingZnak">
    <w:name w:val="Listing Znak"/>
    <w:basedOn w:val="Domylnaczcionkaakapitu"/>
    <w:link w:val="Listing"/>
    <w:rsid w:val="00134CA1"/>
    <w:rPr>
      <w:rFonts w:ascii="Arial" w:hAnsi="Arial" w:cs="Arial"/>
      <w:sz w:val="18"/>
      <w:szCs w:val="18"/>
      <w:shd w:val="clear" w:color="auto" w:fill="E1E1E1"/>
    </w:rPr>
  </w:style>
  <w:style w:type="character" w:styleId="Nierozpoznanawzmianka">
    <w:name w:val="Unresolved Mention"/>
    <w:basedOn w:val="Domylnaczcionkaakapitu"/>
    <w:uiPriority w:val="99"/>
    <w:semiHidden/>
    <w:unhideWhenUsed/>
    <w:rsid w:val="00862DC1"/>
    <w:rPr>
      <w:color w:val="605E5C"/>
      <w:shd w:val="clear" w:color="auto" w:fill="E1DFDD"/>
    </w:rPr>
  </w:style>
  <w:style w:type="character" w:styleId="UyteHipercze">
    <w:name w:val="FollowedHyperlink"/>
    <w:basedOn w:val="Domylnaczcionkaakapitu"/>
    <w:uiPriority w:val="99"/>
    <w:semiHidden/>
    <w:unhideWhenUsed/>
    <w:rsid w:val="0042533B"/>
    <w:rPr>
      <w:color w:val="800080" w:themeColor="followedHyperlink"/>
      <w:u w:val="single"/>
    </w:rPr>
  </w:style>
  <w:style w:type="paragraph" w:styleId="Tekstprzypisukocowego">
    <w:name w:val="endnote text"/>
    <w:basedOn w:val="Normalny"/>
    <w:link w:val="TekstprzypisukocowegoZnak"/>
    <w:uiPriority w:val="99"/>
    <w:semiHidden/>
    <w:unhideWhenUsed/>
    <w:rsid w:val="00BB65AB"/>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BB65AB"/>
    <w:rPr>
      <w:rFonts w:ascii="Arial" w:hAnsi="Arial" w:cs="Arial"/>
      <w:sz w:val="20"/>
      <w:szCs w:val="20"/>
    </w:rPr>
  </w:style>
  <w:style w:type="character" w:styleId="Odwoanieprzypisukocowego">
    <w:name w:val="endnote reference"/>
    <w:basedOn w:val="Domylnaczcionkaakapitu"/>
    <w:uiPriority w:val="99"/>
    <w:semiHidden/>
    <w:unhideWhenUsed/>
    <w:rsid w:val="00BB65AB"/>
    <w:rPr>
      <w:vertAlign w:val="superscript"/>
    </w:rPr>
  </w:style>
  <w:style w:type="character" w:styleId="Pogrubienie">
    <w:name w:val="Strong"/>
    <w:basedOn w:val="Domylnaczcionkaakapitu"/>
    <w:uiPriority w:val="22"/>
    <w:qFormat/>
    <w:rsid w:val="00146EF2"/>
    <w:rPr>
      <w:b/>
      <w:bCs/>
    </w:rPr>
  </w:style>
  <w:style w:type="character" w:styleId="Odwoaniedokomentarza">
    <w:name w:val="annotation reference"/>
    <w:basedOn w:val="Domylnaczcionkaakapitu"/>
    <w:uiPriority w:val="99"/>
    <w:semiHidden/>
    <w:unhideWhenUsed/>
    <w:rsid w:val="00FF362E"/>
    <w:rPr>
      <w:sz w:val="16"/>
      <w:szCs w:val="16"/>
    </w:rPr>
  </w:style>
  <w:style w:type="paragraph" w:styleId="Tekstkomentarza">
    <w:name w:val="annotation text"/>
    <w:basedOn w:val="Normalny"/>
    <w:link w:val="TekstkomentarzaZnak"/>
    <w:uiPriority w:val="99"/>
    <w:unhideWhenUsed/>
    <w:rsid w:val="00FF362E"/>
    <w:pPr>
      <w:spacing w:line="240" w:lineRule="auto"/>
    </w:pPr>
    <w:rPr>
      <w:sz w:val="20"/>
      <w:szCs w:val="20"/>
    </w:rPr>
  </w:style>
  <w:style w:type="character" w:customStyle="1" w:styleId="TekstkomentarzaZnak">
    <w:name w:val="Tekst komentarza Znak"/>
    <w:basedOn w:val="Domylnaczcionkaakapitu"/>
    <w:link w:val="Tekstkomentarza"/>
    <w:uiPriority w:val="99"/>
    <w:rsid w:val="00FF362E"/>
    <w:rPr>
      <w:rFonts w:ascii="Arial" w:hAnsi="Arial" w:cs="Arial"/>
      <w:sz w:val="20"/>
      <w:szCs w:val="20"/>
    </w:rPr>
  </w:style>
  <w:style w:type="paragraph" w:styleId="Tematkomentarza">
    <w:name w:val="annotation subject"/>
    <w:basedOn w:val="Tekstkomentarza"/>
    <w:next w:val="Tekstkomentarza"/>
    <w:link w:val="TematkomentarzaZnak"/>
    <w:uiPriority w:val="99"/>
    <w:semiHidden/>
    <w:unhideWhenUsed/>
    <w:rsid w:val="00FF362E"/>
    <w:rPr>
      <w:b/>
      <w:bCs/>
    </w:rPr>
  </w:style>
  <w:style w:type="character" w:customStyle="1" w:styleId="TematkomentarzaZnak">
    <w:name w:val="Temat komentarza Znak"/>
    <w:basedOn w:val="TekstkomentarzaZnak"/>
    <w:link w:val="Tematkomentarza"/>
    <w:uiPriority w:val="99"/>
    <w:semiHidden/>
    <w:rsid w:val="00FF362E"/>
    <w:rPr>
      <w:rFonts w:ascii="Arial" w:hAnsi="Arial" w:cs="Arial"/>
      <w:b/>
      <w:bCs/>
      <w:sz w:val="20"/>
      <w:szCs w:val="20"/>
    </w:rPr>
  </w:style>
  <w:style w:type="paragraph" w:styleId="Listapunktowana">
    <w:name w:val="List Bullet"/>
    <w:basedOn w:val="Normalny"/>
    <w:uiPriority w:val="99"/>
    <w:unhideWhenUsed/>
    <w:rsid w:val="0034704C"/>
    <w:pPr>
      <w:numPr>
        <w:numId w:val="39"/>
      </w:numPr>
      <w:contextualSpacing/>
    </w:pPr>
  </w:style>
  <w:style w:type="paragraph" w:styleId="Bibliografia">
    <w:name w:val="Bibliography"/>
    <w:basedOn w:val="Normalny"/>
    <w:next w:val="Normalny"/>
    <w:uiPriority w:val="37"/>
    <w:unhideWhenUsed/>
    <w:rsid w:val="00A14DB7"/>
    <w:pPr>
      <w:tabs>
        <w:tab w:val="left" w:pos="384"/>
      </w:tabs>
      <w:spacing w:line="240" w:lineRule="auto"/>
      <w:ind w:left="384" w:hanging="384"/>
    </w:pPr>
  </w:style>
  <w:style w:type="paragraph" w:styleId="Poprawka">
    <w:name w:val="Revision"/>
    <w:hidden/>
    <w:uiPriority w:val="99"/>
    <w:semiHidden/>
    <w:rsid w:val="00157CE5"/>
    <w:pPr>
      <w:spacing w:after="0" w:line="240" w:lineRule="auto"/>
    </w:pPr>
    <w:rPr>
      <w:rFonts w:ascii="Arial" w:hAnsi="Arial" w:cs="Arial"/>
    </w:rPr>
  </w:style>
  <w:style w:type="paragraph" w:styleId="Tekstpodstawowy">
    <w:name w:val="Body Text"/>
    <w:basedOn w:val="Normalny"/>
    <w:link w:val="TekstpodstawowyZnak"/>
    <w:uiPriority w:val="99"/>
    <w:unhideWhenUsed/>
    <w:rsid w:val="000D762D"/>
    <w:pPr>
      <w:spacing w:after="120"/>
    </w:pPr>
  </w:style>
  <w:style w:type="character" w:customStyle="1" w:styleId="TekstpodstawowyZnak">
    <w:name w:val="Tekst podstawowy Znak"/>
    <w:basedOn w:val="Domylnaczcionkaakapitu"/>
    <w:link w:val="Tekstpodstawowy"/>
    <w:uiPriority w:val="99"/>
    <w:rsid w:val="000D762D"/>
    <w:rPr>
      <w:rFonts w:ascii="Arial" w:hAnsi="Arial" w:cs="Arial"/>
    </w:rPr>
  </w:style>
  <w:style w:type="paragraph" w:styleId="Tekstpodstawowyzwciciem">
    <w:name w:val="Body Text First Indent"/>
    <w:basedOn w:val="Tekstpodstawowy"/>
    <w:link w:val="TekstpodstawowyzwciciemZnak"/>
    <w:uiPriority w:val="99"/>
    <w:unhideWhenUsed/>
    <w:rsid w:val="000D762D"/>
    <w:pPr>
      <w:spacing w:after="0"/>
      <w:ind w:firstLine="360"/>
    </w:pPr>
  </w:style>
  <w:style w:type="character" w:customStyle="1" w:styleId="TekstpodstawowyzwciciemZnak">
    <w:name w:val="Tekst podstawowy z wcięciem Znak"/>
    <w:basedOn w:val="TekstpodstawowyZnak"/>
    <w:link w:val="Tekstpodstawowyzwciciem"/>
    <w:uiPriority w:val="99"/>
    <w:rsid w:val="000D762D"/>
    <w:rPr>
      <w:rFonts w:ascii="Arial" w:hAnsi="Arial" w:cs="Arial"/>
    </w:rPr>
  </w:style>
  <w:style w:type="paragraph" w:styleId="Tekstpodstawowywcity">
    <w:name w:val="Body Text Indent"/>
    <w:basedOn w:val="Normalny"/>
    <w:link w:val="TekstpodstawowywcityZnak"/>
    <w:uiPriority w:val="99"/>
    <w:unhideWhenUsed/>
    <w:rsid w:val="00AC1341"/>
    <w:pPr>
      <w:spacing w:after="120"/>
      <w:ind w:left="283"/>
    </w:pPr>
  </w:style>
  <w:style w:type="character" w:customStyle="1" w:styleId="TekstpodstawowywcityZnak">
    <w:name w:val="Tekst podstawowy wcięty Znak"/>
    <w:basedOn w:val="Domylnaczcionkaakapitu"/>
    <w:link w:val="Tekstpodstawowywcity"/>
    <w:uiPriority w:val="99"/>
    <w:rsid w:val="00AC1341"/>
    <w:rPr>
      <w:rFonts w:ascii="Arial" w:hAnsi="Arial" w:cs="Arial"/>
    </w:rPr>
  </w:style>
  <w:style w:type="paragraph" w:styleId="Lista2">
    <w:name w:val="List 2"/>
    <w:basedOn w:val="Normalny"/>
    <w:uiPriority w:val="99"/>
    <w:unhideWhenUsed/>
    <w:rsid w:val="008B21A1"/>
    <w:pPr>
      <w:ind w:left="566"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14212">
      <w:bodyDiv w:val="1"/>
      <w:marLeft w:val="0"/>
      <w:marRight w:val="0"/>
      <w:marTop w:val="0"/>
      <w:marBottom w:val="0"/>
      <w:divBdr>
        <w:top w:val="none" w:sz="0" w:space="0" w:color="auto"/>
        <w:left w:val="none" w:sz="0" w:space="0" w:color="auto"/>
        <w:bottom w:val="none" w:sz="0" w:space="0" w:color="auto"/>
        <w:right w:val="none" w:sz="0" w:space="0" w:color="auto"/>
      </w:divBdr>
    </w:div>
    <w:div w:id="53430534">
      <w:bodyDiv w:val="1"/>
      <w:marLeft w:val="0"/>
      <w:marRight w:val="0"/>
      <w:marTop w:val="0"/>
      <w:marBottom w:val="0"/>
      <w:divBdr>
        <w:top w:val="none" w:sz="0" w:space="0" w:color="auto"/>
        <w:left w:val="none" w:sz="0" w:space="0" w:color="auto"/>
        <w:bottom w:val="none" w:sz="0" w:space="0" w:color="auto"/>
        <w:right w:val="none" w:sz="0" w:space="0" w:color="auto"/>
      </w:divBdr>
    </w:div>
    <w:div w:id="74203477">
      <w:bodyDiv w:val="1"/>
      <w:marLeft w:val="0"/>
      <w:marRight w:val="0"/>
      <w:marTop w:val="0"/>
      <w:marBottom w:val="0"/>
      <w:divBdr>
        <w:top w:val="none" w:sz="0" w:space="0" w:color="auto"/>
        <w:left w:val="none" w:sz="0" w:space="0" w:color="auto"/>
        <w:bottom w:val="none" w:sz="0" w:space="0" w:color="auto"/>
        <w:right w:val="none" w:sz="0" w:space="0" w:color="auto"/>
      </w:divBdr>
    </w:div>
    <w:div w:id="143353944">
      <w:bodyDiv w:val="1"/>
      <w:marLeft w:val="0"/>
      <w:marRight w:val="0"/>
      <w:marTop w:val="0"/>
      <w:marBottom w:val="0"/>
      <w:divBdr>
        <w:top w:val="none" w:sz="0" w:space="0" w:color="auto"/>
        <w:left w:val="none" w:sz="0" w:space="0" w:color="auto"/>
        <w:bottom w:val="none" w:sz="0" w:space="0" w:color="auto"/>
        <w:right w:val="none" w:sz="0" w:space="0" w:color="auto"/>
      </w:divBdr>
    </w:div>
    <w:div w:id="143397401">
      <w:bodyDiv w:val="1"/>
      <w:marLeft w:val="0"/>
      <w:marRight w:val="0"/>
      <w:marTop w:val="0"/>
      <w:marBottom w:val="0"/>
      <w:divBdr>
        <w:top w:val="none" w:sz="0" w:space="0" w:color="auto"/>
        <w:left w:val="none" w:sz="0" w:space="0" w:color="auto"/>
        <w:bottom w:val="none" w:sz="0" w:space="0" w:color="auto"/>
        <w:right w:val="none" w:sz="0" w:space="0" w:color="auto"/>
      </w:divBdr>
    </w:div>
    <w:div w:id="151918172">
      <w:bodyDiv w:val="1"/>
      <w:marLeft w:val="0"/>
      <w:marRight w:val="0"/>
      <w:marTop w:val="0"/>
      <w:marBottom w:val="0"/>
      <w:divBdr>
        <w:top w:val="none" w:sz="0" w:space="0" w:color="auto"/>
        <w:left w:val="none" w:sz="0" w:space="0" w:color="auto"/>
        <w:bottom w:val="none" w:sz="0" w:space="0" w:color="auto"/>
        <w:right w:val="none" w:sz="0" w:space="0" w:color="auto"/>
      </w:divBdr>
      <w:divsChild>
        <w:div w:id="1753042803">
          <w:marLeft w:val="0"/>
          <w:marRight w:val="0"/>
          <w:marTop w:val="0"/>
          <w:marBottom w:val="0"/>
          <w:divBdr>
            <w:top w:val="single" w:sz="2" w:space="0" w:color="D9D9E3"/>
            <w:left w:val="single" w:sz="2" w:space="0" w:color="D9D9E3"/>
            <w:bottom w:val="single" w:sz="2" w:space="0" w:color="D9D9E3"/>
            <w:right w:val="single" w:sz="2" w:space="0" w:color="D9D9E3"/>
          </w:divBdr>
          <w:divsChild>
            <w:div w:id="1879783360">
              <w:marLeft w:val="0"/>
              <w:marRight w:val="0"/>
              <w:marTop w:val="0"/>
              <w:marBottom w:val="0"/>
              <w:divBdr>
                <w:top w:val="single" w:sz="2" w:space="0" w:color="D9D9E3"/>
                <w:left w:val="single" w:sz="2" w:space="0" w:color="D9D9E3"/>
                <w:bottom w:val="single" w:sz="2" w:space="0" w:color="D9D9E3"/>
                <w:right w:val="single" w:sz="2" w:space="0" w:color="D9D9E3"/>
              </w:divBdr>
              <w:divsChild>
                <w:div w:id="969286478">
                  <w:marLeft w:val="0"/>
                  <w:marRight w:val="0"/>
                  <w:marTop w:val="0"/>
                  <w:marBottom w:val="0"/>
                  <w:divBdr>
                    <w:top w:val="single" w:sz="2" w:space="0" w:color="D9D9E3"/>
                    <w:left w:val="single" w:sz="2" w:space="0" w:color="D9D9E3"/>
                    <w:bottom w:val="single" w:sz="2" w:space="0" w:color="D9D9E3"/>
                    <w:right w:val="single" w:sz="2" w:space="0" w:color="D9D9E3"/>
                  </w:divBdr>
                  <w:divsChild>
                    <w:div w:id="491410309">
                      <w:marLeft w:val="0"/>
                      <w:marRight w:val="0"/>
                      <w:marTop w:val="0"/>
                      <w:marBottom w:val="0"/>
                      <w:divBdr>
                        <w:top w:val="single" w:sz="2" w:space="0" w:color="D9D9E3"/>
                        <w:left w:val="single" w:sz="2" w:space="0" w:color="D9D9E3"/>
                        <w:bottom w:val="single" w:sz="2" w:space="0" w:color="D9D9E3"/>
                        <w:right w:val="single" w:sz="2" w:space="0" w:color="D9D9E3"/>
                      </w:divBdr>
                      <w:divsChild>
                        <w:div w:id="1332680946">
                          <w:marLeft w:val="0"/>
                          <w:marRight w:val="0"/>
                          <w:marTop w:val="0"/>
                          <w:marBottom w:val="0"/>
                          <w:divBdr>
                            <w:top w:val="single" w:sz="2" w:space="0" w:color="D9D9E3"/>
                            <w:left w:val="single" w:sz="2" w:space="0" w:color="D9D9E3"/>
                            <w:bottom w:val="single" w:sz="2" w:space="0" w:color="D9D9E3"/>
                            <w:right w:val="single" w:sz="2" w:space="0" w:color="D9D9E3"/>
                          </w:divBdr>
                          <w:divsChild>
                            <w:div w:id="938561417">
                              <w:marLeft w:val="0"/>
                              <w:marRight w:val="0"/>
                              <w:marTop w:val="100"/>
                              <w:marBottom w:val="100"/>
                              <w:divBdr>
                                <w:top w:val="single" w:sz="2" w:space="0" w:color="D9D9E3"/>
                                <w:left w:val="single" w:sz="2" w:space="0" w:color="D9D9E3"/>
                                <w:bottom w:val="single" w:sz="2" w:space="0" w:color="D9D9E3"/>
                                <w:right w:val="single" w:sz="2" w:space="0" w:color="D9D9E3"/>
                              </w:divBdr>
                              <w:divsChild>
                                <w:div w:id="745147788">
                                  <w:marLeft w:val="0"/>
                                  <w:marRight w:val="0"/>
                                  <w:marTop w:val="0"/>
                                  <w:marBottom w:val="0"/>
                                  <w:divBdr>
                                    <w:top w:val="single" w:sz="2" w:space="0" w:color="D9D9E3"/>
                                    <w:left w:val="single" w:sz="2" w:space="0" w:color="D9D9E3"/>
                                    <w:bottom w:val="single" w:sz="2" w:space="0" w:color="D9D9E3"/>
                                    <w:right w:val="single" w:sz="2" w:space="0" w:color="D9D9E3"/>
                                  </w:divBdr>
                                  <w:divsChild>
                                    <w:div w:id="621229518">
                                      <w:marLeft w:val="0"/>
                                      <w:marRight w:val="0"/>
                                      <w:marTop w:val="0"/>
                                      <w:marBottom w:val="0"/>
                                      <w:divBdr>
                                        <w:top w:val="single" w:sz="2" w:space="0" w:color="D9D9E3"/>
                                        <w:left w:val="single" w:sz="2" w:space="0" w:color="D9D9E3"/>
                                        <w:bottom w:val="single" w:sz="2" w:space="0" w:color="D9D9E3"/>
                                        <w:right w:val="single" w:sz="2" w:space="0" w:color="D9D9E3"/>
                                      </w:divBdr>
                                      <w:divsChild>
                                        <w:div w:id="1893493465">
                                          <w:marLeft w:val="0"/>
                                          <w:marRight w:val="0"/>
                                          <w:marTop w:val="0"/>
                                          <w:marBottom w:val="0"/>
                                          <w:divBdr>
                                            <w:top w:val="single" w:sz="2" w:space="0" w:color="D9D9E3"/>
                                            <w:left w:val="single" w:sz="2" w:space="0" w:color="D9D9E3"/>
                                            <w:bottom w:val="single" w:sz="2" w:space="0" w:color="D9D9E3"/>
                                            <w:right w:val="single" w:sz="2" w:space="0" w:color="D9D9E3"/>
                                          </w:divBdr>
                                          <w:divsChild>
                                            <w:div w:id="817766879">
                                              <w:marLeft w:val="0"/>
                                              <w:marRight w:val="0"/>
                                              <w:marTop w:val="0"/>
                                              <w:marBottom w:val="0"/>
                                              <w:divBdr>
                                                <w:top w:val="single" w:sz="2" w:space="0" w:color="D9D9E3"/>
                                                <w:left w:val="single" w:sz="2" w:space="0" w:color="D9D9E3"/>
                                                <w:bottom w:val="single" w:sz="2" w:space="0" w:color="D9D9E3"/>
                                                <w:right w:val="single" w:sz="2" w:space="0" w:color="D9D9E3"/>
                                              </w:divBdr>
                                              <w:divsChild>
                                                <w:div w:id="2096658985">
                                                  <w:marLeft w:val="0"/>
                                                  <w:marRight w:val="0"/>
                                                  <w:marTop w:val="0"/>
                                                  <w:marBottom w:val="0"/>
                                                  <w:divBdr>
                                                    <w:top w:val="single" w:sz="2" w:space="0" w:color="D9D9E3"/>
                                                    <w:left w:val="single" w:sz="2" w:space="0" w:color="D9D9E3"/>
                                                    <w:bottom w:val="single" w:sz="2" w:space="0" w:color="D9D9E3"/>
                                                    <w:right w:val="single" w:sz="2" w:space="0" w:color="D9D9E3"/>
                                                  </w:divBdr>
                                                  <w:divsChild>
                                                    <w:div w:id="1107966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71242303">
          <w:marLeft w:val="0"/>
          <w:marRight w:val="0"/>
          <w:marTop w:val="0"/>
          <w:marBottom w:val="0"/>
          <w:divBdr>
            <w:top w:val="none" w:sz="0" w:space="0" w:color="auto"/>
            <w:left w:val="none" w:sz="0" w:space="0" w:color="auto"/>
            <w:bottom w:val="none" w:sz="0" w:space="0" w:color="auto"/>
            <w:right w:val="none" w:sz="0" w:space="0" w:color="auto"/>
          </w:divBdr>
        </w:div>
      </w:divsChild>
    </w:div>
    <w:div w:id="164132385">
      <w:bodyDiv w:val="1"/>
      <w:marLeft w:val="0"/>
      <w:marRight w:val="0"/>
      <w:marTop w:val="0"/>
      <w:marBottom w:val="0"/>
      <w:divBdr>
        <w:top w:val="none" w:sz="0" w:space="0" w:color="auto"/>
        <w:left w:val="none" w:sz="0" w:space="0" w:color="auto"/>
        <w:bottom w:val="none" w:sz="0" w:space="0" w:color="auto"/>
        <w:right w:val="none" w:sz="0" w:space="0" w:color="auto"/>
      </w:divBdr>
    </w:div>
    <w:div w:id="184171904">
      <w:bodyDiv w:val="1"/>
      <w:marLeft w:val="0"/>
      <w:marRight w:val="0"/>
      <w:marTop w:val="0"/>
      <w:marBottom w:val="0"/>
      <w:divBdr>
        <w:top w:val="none" w:sz="0" w:space="0" w:color="auto"/>
        <w:left w:val="none" w:sz="0" w:space="0" w:color="auto"/>
        <w:bottom w:val="none" w:sz="0" w:space="0" w:color="auto"/>
        <w:right w:val="none" w:sz="0" w:space="0" w:color="auto"/>
      </w:divBdr>
    </w:div>
    <w:div w:id="190464091">
      <w:bodyDiv w:val="1"/>
      <w:marLeft w:val="0"/>
      <w:marRight w:val="0"/>
      <w:marTop w:val="0"/>
      <w:marBottom w:val="0"/>
      <w:divBdr>
        <w:top w:val="none" w:sz="0" w:space="0" w:color="auto"/>
        <w:left w:val="none" w:sz="0" w:space="0" w:color="auto"/>
        <w:bottom w:val="none" w:sz="0" w:space="0" w:color="auto"/>
        <w:right w:val="none" w:sz="0" w:space="0" w:color="auto"/>
      </w:divBdr>
    </w:div>
    <w:div w:id="204685587">
      <w:bodyDiv w:val="1"/>
      <w:marLeft w:val="0"/>
      <w:marRight w:val="0"/>
      <w:marTop w:val="0"/>
      <w:marBottom w:val="0"/>
      <w:divBdr>
        <w:top w:val="none" w:sz="0" w:space="0" w:color="auto"/>
        <w:left w:val="none" w:sz="0" w:space="0" w:color="auto"/>
        <w:bottom w:val="none" w:sz="0" w:space="0" w:color="auto"/>
        <w:right w:val="none" w:sz="0" w:space="0" w:color="auto"/>
      </w:divBdr>
    </w:div>
    <w:div w:id="206795325">
      <w:bodyDiv w:val="1"/>
      <w:marLeft w:val="0"/>
      <w:marRight w:val="0"/>
      <w:marTop w:val="0"/>
      <w:marBottom w:val="0"/>
      <w:divBdr>
        <w:top w:val="none" w:sz="0" w:space="0" w:color="auto"/>
        <w:left w:val="none" w:sz="0" w:space="0" w:color="auto"/>
        <w:bottom w:val="none" w:sz="0" w:space="0" w:color="auto"/>
        <w:right w:val="none" w:sz="0" w:space="0" w:color="auto"/>
      </w:divBdr>
    </w:div>
    <w:div w:id="211698491">
      <w:bodyDiv w:val="1"/>
      <w:marLeft w:val="0"/>
      <w:marRight w:val="0"/>
      <w:marTop w:val="0"/>
      <w:marBottom w:val="0"/>
      <w:divBdr>
        <w:top w:val="none" w:sz="0" w:space="0" w:color="auto"/>
        <w:left w:val="none" w:sz="0" w:space="0" w:color="auto"/>
        <w:bottom w:val="none" w:sz="0" w:space="0" w:color="auto"/>
        <w:right w:val="none" w:sz="0" w:space="0" w:color="auto"/>
      </w:divBdr>
    </w:div>
    <w:div w:id="242036914">
      <w:bodyDiv w:val="1"/>
      <w:marLeft w:val="0"/>
      <w:marRight w:val="0"/>
      <w:marTop w:val="0"/>
      <w:marBottom w:val="0"/>
      <w:divBdr>
        <w:top w:val="none" w:sz="0" w:space="0" w:color="auto"/>
        <w:left w:val="none" w:sz="0" w:space="0" w:color="auto"/>
        <w:bottom w:val="none" w:sz="0" w:space="0" w:color="auto"/>
        <w:right w:val="none" w:sz="0" w:space="0" w:color="auto"/>
      </w:divBdr>
    </w:div>
    <w:div w:id="248009487">
      <w:bodyDiv w:val="1"/>
      <w:marLeft w:val="0"/>
      <w:marRight w:val="0"/>
      <w:marTop w:val="0"/>
      <w:marBottom w:val="0"/>
      <w:divBdr>
        <w:top w:val="none" w:sz="0" w:space="0" w:color="auto"/>
        <w:left w:val="none" w:sz="0" w:space="0" w:color="auto"/>
        <w:bottom w:val="none" w:sz="0" w:space="0" w:color="auto"/>
        <w:right w:val="none" w:sz="0" w:space="0" w:color="auto"/>
      </w:divBdr>
    </w:div>
    <w:div w:id="294677405">
      <w:bodyDiv w:val="1"/>
      <w:marLeft w:val="0"/>
      <w:marRight w:val="0"/>
      <w:marTop w:val="0"/>
      <w:marBottom w:val="0"/>
      <w:divBdr>
        <w:top w:val="none" w:sz="0" w:space="0" w:color="auto"/>
        <w:left w:val="none" w:sz="0" w:space="0" w:color="auto"/>
        <w:bottom w:val="none" w:sz="0" w:space="0" w:color="auto"/>
        <w:right w:val="none" w:sz="0" w:space="0" w:color="auto"/>
      </w:divBdr>
      <w:divsChild>
        <w:div w:id="677854339">
          <w:marLeft w:val="0"/>
          <w:marRight w:val="0"/>
          <w:marTop w:val="0"/>
          <w:marBottom w:val="0"/>
          <w:divBdr>
            <w:top w:val="single" w:sz="2" w:space="0" w:color="D9D9E3"/>
            <w:left w:val="single" w:sz="2" w:space="0" w:color="D9D9E3"/>
            <w:bottom w:val="single" w:sz="2" w:space="0" w:color="D9D9E3"/>
            <w:right w:val="single" w:sz="2" w:space="0" w:color="D9D9E3"/>
          </w:divBdr>
          <w:divsChild>
            <w:div w:id="571235155">
              <w:marLeft w:val="0"/>
              <w:marRight w:val="0"/>
              <w:marTop w:val="0"/>
              <w:marBottom w:val="0"/>
              <w:divBdr>
                <w:top w:val="single" w:sz="2" w:space="0" w:color="D9D9E3"/>
                <w:left w:val="single" w:sz="2" w:space="0" w:color="D9D9E3"/>
                <w:bottom w:val="single" w:sz="2" w:space="0" w:color="D9D9E3"/>
                <w:right w:val="single" w:sz="2" w:space="0" w:color="D9D9E3"/>
              </w:divBdr>
              <w:divsChild>
                <w:div w:id="1311061690">
                  <w:marLeft w:val="0"/>
                  <w:marRight w:val="0"/>
                  <w:marTop w:val="0"/>
                  <w:marBottom w:val="0"/>
                  <w:divBdr>
                    <w:top w:val="single" w:sz="2" w:space="0" w:color="D9D9E3"/>
                    <w:left w:val="single" w:sz="2" w:space="0" w:color="D9D9E3"/>
                    <w:bottom w:val="single" w:sz="2" w:space="0" w:color="D9D9E3"/>
                    <w:right w:val="single" w:sz="2" w:space="0" w:color="D9D9E3"/>
                  </w:divBdr>
                  <w:divsChild>
                    <w:div w:id="1571230687">
                      <w:marLeft w:val="0"/>
                      <w:marRight w:val="0"/>
                      <w:marTop w:val="0"/>
                      <w:marBottom w:val="0"/>
                      <w:divBdr>
                        <w:top w:val="single" w:sz="2" w:space="0" w:color="D9D9E3"/>
                        <w:left w:val="single" w:sz="2" w:space="0" w:color="D9D9E3"/>
                        <w:bottom w:val="single" w:sz="2" w:space="0" w:color="D9D9E3"/>
                        <w:right w:val="single" w:sz="2" w:space="0" w:color="D9D9E3"/>
                      </w:divBdr>
                      <w:divsChild>
                        <w:div w:id="231892381">
                          <w:marLeft w:val="0"/>
                          <w:marRight w:val="0"/>
                          <w:marTop w:val="0"/>
                          <w:marBottom w:val="0"/>
                          <w:divBdr>
                            <w:top w:val="single" w:sz="2" w:space="0" w:color="D9D9E3"/>
                            <w:left w:val="single" w:sz="2" w:space="0" w:color="D9D9E3"/>
                            <w:bottom w:val="single" w:sz="2" w:space="0" w:color="D9D9E3"/>
                            <w:right w:val="single" w:sz="2" w:space="0" w:color="D9D9E3"/>
                          </w:divBdr>
                          <w:divsChild>
                            <w:div w:id="1829907232">
                              <w:marLeft w:val="0"/>
                              <w:marRight w:val="0"/>
                              <w:marTop w:val="100"/>
                              <w:marBottom w:val="100"/>
                              <w:divBdr>
                                <w:top w:val="single" w:sz="2" w:space="0" w:color="D9D9E3"/>
                                <w:left w:val="single" w:sz="2" w:space="0" w:color="D9D9E3"/>
                                <w:bottom w:val="single" w:sz="2" w:space="0" w:color="D9D9E3"/>
                                <w:right w:val="single" w:sz="2" w:space="0" w:color="D9D9E3"/>
                              </w:divBdr>
                              <w:divsChild>
                                <w:div w:id="1181503523">
                                  <w:marLeft w:val="0"/>
                                  <w:marRight w:val="0"/>
                                  <w:marTop w:val="0"/>
                                  <w:marBottom w:val="0"/>
                                  <w:divBdr>
                                    <w:top w:val="single" w:sz="2" w:space="0" w:color="D9D9E3"/>
                                    <w:left w:val="single" w:sz="2" w:space="0" w:color="D9D9E3"/>
                                    <w:bottom w:val="single" w:sz="2" w:space="0" w:color="D9D9E3"/>
                                    <w:right w:val="single" w:sz="2" w:space="0" w:color="D9D9E3"/>
                                  </w:divBdr>
                                  <w:divsChild>
                                    <w:div w:id="223106663">
                                      <w:marLeft w:val="0"/>
                                      <w:marRight w:val="0"/>
                                      <w:marTop w:val="0"/>
                                      <w:marBottom w:val="0"/>
                                      <w:divBdr>
                                        <w:top w:val="single" w:sz="2" w:space="0" w:color="D9D9E3"/>
                                        <w:left w:val="single" w:sz="2" w:space="0" w:color="D9D9E3"/>
                                        <w:bottom w:val="single" w:sz="2" w:space="0" w:color="D9D9E3"/>
                                        <w:right w:val="single" w:sz="2" w:space="0" w:color="D9D9E3"/>
                                      </w:divBdr>
                                      <w:divsChild>
                                        <w:div w:id="160855696">
                                          <w:marLeft w:val="0"/>
                                          <w:marRight w:val="0"/>
                                          <w:marTop w:val="0"/>
                                          <w:marBottom w:val="0"/>
                                          <w:divBdr>
                                            <w:top w:val="single" w:sz="2" w:space="0" w:color="D9D9E3"/>
                                            <w:left w:val="single" w:sz="2" w:space="0" w:color="D9D9E3"/>
                                            <w:bottom w:val="single" w:sz="2" w:space="0" w:color="D9D9E3"/>
                                            <w:right w:val="single" w:sz="2" w:space="0" w:color="D9D9E3"/>
                                          </w:divBdr>
                                          <w:divsChild>
                                            <w:div w:id="1749813292">
                                              <w:marLeft w:val="0"/>
                                              <w:marRight w:val="0"/>
                                              <w:marTop w:val="0"/>
                                              <w:marBottom w:val="0"/>
                                              <w:divBdr>
                                                <w:top w:val="single" w:sz="2" w:space="0" w:color="D9D9E3"/>
                                                <w:left w:val="single" w:sz="2" w:space="0" w:color="D9D9E3"/>
                                                <w:bottom w:val="single" w:sz="2" w:space="0" w:color="D9D9E3"/>
                                                <w:right w:val="single" w:sz="2" w:space="0" w:color="D9D9E3"/>
                                              </w:divBdr>
                                              <w:divsChild>
                                                <w:div w:id="946742350">
                                                  <w:marLeft w:val="0"/>
                                                  <w:marRight w:val="0"/>
                                                  <w:marTop w:val="0"/>
                                                  <w:marBottom w:val="0"/>
                                                  <w:divBdr>
                                                    <w:top w:val="single" w:sz="2" w:space="0" w:color="D9D9E3"/>
                                                    <w:left w:val="single" w:sz="2" w:space="0" w:color="D9D9E3"/>
                                                    <w:bottom w:val="single" w:sz="2" w:space="0" w:color="D9D9E3"/>
                                                    <w:right w:val="single" w:sz="2" w:space="0" w:color="D9D9E3"/>
                                                  </w:divBdr>
                                                  <w:divsChild>
                                                    <w:div w:id="12612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47459804">
          <w:marLeft w:val="0"/>
          <w:marRight w:val="0"/>
          <w:marTop w:val="0"/>
          <w:marBottom w:val="0"/>
          <w:divBdr>
            <w:top w:val="none" w:sz="0" w:space="0" w:color="auto"/>
            <w:left w:val="none" w:sz="0" w:space="0" w:color="auto"/>
            <w:bottom w:val="none" w:sz="0" w:space="0" w:color="auto"/>
            <w:right w:val="none" w:sz="0" w:space="0" w:color="auto"/>
          </w:divBdr>
        </w:div>
      </w:divsChild>
    </w:div>
    <w:div w:id="362368228">
      <w:bodyDiv w:val="1"/>
      <w:marLeft w:val="0"/>
      <w:marRight w:val="0"/>
      <w:marTop w:val="0"/>
      <w:marBottom w:val="0"/>
      <w:divBdr>
        <w:top w:val="none" w:sz="0" w:space="0" w:color="auto"/>
        <w:left w:val="none" w:sz="0" w:space="0" w:color="auto"/>
        <w:bottom w:val="none" w:sz="0" w:space="0" w:color="auto"/>
        <w:right w:val="none" w:sz="0" w:space="0" w:color="auto"/>
      </w:divBdr>
    </w:div>
    <w:div w:id="363216321">
      <w:bodyDiv w:val="1"/>
      <w:marLeft w:val="0"/>
      <w:marRight w:val="0"/>
      <w:marTop w:val="0"/>
      <w:marBottom w:val="0"/>
      <w:divBdr>
        <w:top w:val="none" w:sz="0" w:space="0" w:color="auto"/>
        <w:left w:val="none" w:sz="0" w:space="0" w:color="auto"/>
        <w:bottom w:val="none" w:sz="0" w:space="0" w:color="auto"/>
        <w:right w:val="none" w:sz="0" w:space="0" w:color="auto"/>
      </w:divBdr>
    </w:div>
    <w:div w:id="381640907">
      <w:bodyDiv w:val="1"/>
      <w:marLeft w:val="0"/>
      <w:marRight w:val="0"/>
      <w:marTop w:val="0"/>
      <w:marBottom w:val="0"/>
      <w:divBdr>
        <w:top w:val="none" w:sz="0" w:space="0" w:color="auto"/>
        <w:left w:val="none" w:sz="0" w:space="0" w:color="auto"/>
        <w:bottom w:val="none" w:sz="0" w:space="0" w:color="auto"/>
        <w:right w:val="none" w:sz="0" w:space="0" w:color="auto"/>
      </w:divBdr>
    </w:div>
    <w:div w:id="460072294">
      <w:bodyDiv w:val="1"/>
      <w:marLeft w:val="0"/>
      <w:marRight w:val="0"/>
      <w:marTop w:val="0"/>
      <w:marBottom w:val="0"/>
      <w:divBdr>
        <w:top w:val="none" w:sz="0" w:space="0" w:color="auto"/>
        <w:left w:val="none" w:sz="0" w:space="0" w:color="auto"/>
        <w:bottom w:val="none" w:sz="0" w:space="0" w:color="auto"/>
        <w:right w:val="none" w:sz="0" w:space="0" w:color="auto"/>
      </w:divBdr>
    </w:div>
    <w:div w:id="586118512">
      <w:bodyDiv w:val="1"/>
      <w:marLeft w:val="0"/>
      <w:marRight w:val="0"/>
      <w:marTop w:val="0"/>
      <w:marBottom w:val="0"/>
      <w:divBdr>
        <w:top w:val="none" w:sz="0" w:space="0" w:color="auto"/>
        <w:left w:val="none" w:sz="0" w:space="0" w:color="auto"/>
        <w:bottom w:val="none" w:sz="0" w:space="0" w:color="auto"/>
        <w:right w:val="none" w:sz="0" w:space="0" w:color="auto"/>
      </w:divBdr>
    </w:div>
    <w:div w:id="667054004">
      <w:bodyDiv w:val="1"/>
      <w:marLeft w:val="0"/>
      <w:marRight w:val="0"/>
      <w:marTop w:val="0"/>
      <w:marBottom w:val="0"/>
      <w:divBdr>
        <w:top w:val="none" w:sz="0" w:space="0" w:color="auto"/>
        <w:left w:val="none" w:sz="0" w:space="0" w:color="auto"/>
        <w:bottom w:val="none" w:sz="0" w:space="0" w:color="auto"/>
        <w:right w:val="none" w:sz="0" w:space="0" w:color="auto"/>
      </w:divBdr>
    </w:div>
    <w:div w:id="743449722">
      <w:bodyDiv w:val="1"/>
      <w:marLeft w:val="0"/>
      <w:marRight w:val="0"/>
      <w:marTop w:val="0"/>
      <w:marBottom w:val="0"/>
      <w:divBdr>
        <w:top w:val="none" w:sz="0" w:space="0" w:color="auto"/>
        <w:left w:val="none" w:sz="0" w:space="0" w:color="auto"/>
        <w:bottom w:val="none" w:sz="0" w:space="0" w:color="auto"/>
        <w:right w:val="none" w:sz="0" w:space="0" w:color="auto"/>
      </w:divBdr>
    </w:div>
    <w:div w:id="787354005">
      <w:bodyDiv w:val="1"/>
      <w:marLeft w:val="0"/>
      <w:marRight w:val="0"/>
      <w:marTop w:val="0"/>
      <w:marBottom w:val="0"/>
      <w:divBdr>
        <w:top w:val="none" w:sz="0" w:space="0" w:color="auto"/>
        <w:left w:val="none" w:sz="0" w:space="0" w:color="auto"/>
        <w:bottom w:val="none" w:sz="0" w:space="0" w:color="auto"/>
        <w:right w:val="none" w:sz="0" w:space="0" w:color="auto"/>
      </w:divBdr>
    </w:div>
    <w:div w:id="868836506">
      <w:bodyDiv w:val="1"/>
      <w:marLeft w:val="0"/>
      <w:marRight w:val="0"/>
      <w:marTop w:val="0"/>
      <w:marBottom w:val="0"/>
      <w:divBdr>
        <w:top w:val="none" w:sz="0" w:space="0" w:color="auto"/>
        <w:left w:val="none" w:sz="0" w:space="0" w:color="auto"/>
        <w:bottom w:val="none" w:sz="0" w:space="0" w:color="auto"/>
        <w:right w:val="none" w:sz="0" w:space="0" w:color="auto"/>
      </w:divBdr>
    </w:div>
    <w:div w:id="903175481">
      <w:bodyDiv w:val="1"/>
      <w:marLeft w:val="0"/>
      <w:marRight w:val="0"/>
      <w:marTop w:val="0"/>
      <w:marBottom w:val="0"/>
      <w:divBdr>
        <w:top w:val="none" w:sz="0" w:space="0" w:color="auto"/>
        <w:left w:val="none" w:sz="0" w:space="0" w:color="auto"/>
        <w:bottom w:val="none" w:sz="0" w:space="0" w:color="auto"/>
        <w:right w:val="none" w:sz="0" w:space="0" w:color="auto"/>
      </w:divBdr>
    </w:div>
    <w:div w:id="915431488">
      <w:bodyDiv w:val="1"/>
      <w:marLeft w:val="0"/>
      <w:marRight w:val="0"/>
      <w:marTop w:val="0"/>
      <w:marBottom w:val="0"/>
      <w:divBdr>
        <w:top w:val="none" w:sz="0" w:space="0" w:color="auto"/>
        <w:left w:val="none" w:sz="0" w:space="0" w:color="auto"/>
        <w:bottom w:val="none" w:sz="0" w:space="0" w:color="auto"/>
        <w:right w:val="none" w:sz="0" w:space="0" w:color="auto"/>
      </w:divBdr>
    </w:div>
    <w:div w:id="935557817">
      <w:bodyDiv w:val="1"/>
      <w:marLeft w:val="0"/>
      <w:marRight w:val="0"/>
      <w:marTop w:val="0"/>
      <w:marBottom w:val="0"/>
      <w:divBdr>
        <w:top w:val="none" w:sz="0" w:space="0" w:color="auto"/>
        <w:left w:val="none" w:sz="0" w:space="0" w:color="auto"/>
        <w:bottom w:val="none" w:sz="0" w:space="0" w:color="auto"/>
        <w:right w:val="none" w:sz="0" w:space="0" w:color="auto"/>
      </w:divBdr>
    </w:div>
    <w:div w:id="952251667">
      <w:bodyDiv w:val="1"/>
      <w:marLeft w:val="0"/>
      <w:marRight w:val="0"/>
      <w:marTop w:val="0"/>
      <w:marBottom w:val="0"/>
      <w:divBdr>
        <w:top w:val="none" w:sz="0" w:space="0" w:color="auto"/>
        <w:left w:val="none" w:sz="0" w:space="0" w:color="auto"/>
        <w:bottom w:val="none" w:sz="0" w:space="0" w:color="auto"/>
        <w:right w:val="none" w:sz="0" w:space="0" w:color="auto"/>
      </w:divBdr>
    </w:div>
    <w:div w:id="975180609">
      <w:bodyDiv w:val="1"/>
      <w:marLeft w:val="0"/>
      <w:marRight w:val="0"/>
      <w:marTop w:val="0"/>
      <w:marBottom w:val="0"/>
      <w:divBdr>
        <w:top w:val="none" w:sz="0" w:space="0" w:color="auto"/>
        <w:left w:val="none" w:sz="0" w:space="0" w:color="auto"/>
        <w:bottom w:val="none" w:sz="0" w:space="0" w:color="auto"/>
        <w:right w:val="none" w:sz="0" w:space="0" w:color="auto"/>
      </w:divBdr>
    </w:div>
    <w:div w:id="1067072402">
      <w:bodyDiv w:val="1"/>
      <w:marLeft w:val="0"/>
      <w:marRight w:val="0"/>
      <w:marTop w:val="0"/>
      <w:marBottom w:val="0"/>
      <w:divBdr>
        <w:top w:val="none" w:sz="0" w:space="0" w:color="auto"/>
        <w:left w:val="none" w:sz="0" w:space="0" w:color="auto"/>
        <w:bottom w:val="none" w:sz="0" w:space="0" w:color="auto"/>
        <w:right w:val="none" w:sz="0" w:space="0" w:color="auto"/>
      </w:divBdr>
    </w:div>
    <w:div w:id="1121609209">
      <w:bodyDiv w:val="1"/>
      <w:marLeft w:val="0"/>
      <w:marRight w:val="0"/>
      <w:marTop w:val="0"/>
      <w:marBottom w:val="0"/>
      <w:divBdr>
        <w:top w:val="none" w:sz="0" w:space="0" w:color="auto"/>
        <w:left w:val="none" w:sz="0" w:space="0" w:color="auto"/>
        <w:bottom w:val="none" w:sz="0" w:space="0" w:color="auto"/>
        <w:right w:val="none" w:sz="0" w:space="0" w:color="auto"/>
      </w:divBdr>
    </w:div>
    <w:div w:id="1160728809">
      <w:bodyDiv w:val="1"/>
      <w:marLeft w:val="0"/>
      <w:marRight w:val="0"/>
      <w:marTop w:val="0"/>
      <w:marBottom w:val="0"/>
      <w:divBdr>
        <w:top w:val="none" w:sz="0" w:space="0" w:color="auto"/>
        <w:left w:val="none" w:sz="0" w:space="0" w:color="auto"/>
        <w:bottom w:val="none" w:sz="0" w:space="0" w:color="auto"/>
        <w:right w:val="none" w:sz="0" w:space="0" w:color="auto"/>
      </w:divBdr>
    </w:div>
    <w:div w:id="1171405710">
      <w:bodyDiv w:val="1"/>
      <w:marLeft w:val="0"/>
      <w:marRight w:val="0"/>
      <w:marTop w:val="0"/>
      <w:marBottom w:val="0"/>
      <w:divBdr>
        <w:top w:val="none" w:sz="0" w:space="0" w:color="auto"/>
        <w:left w:val="none" w:sz="0" w:space="0" w:color="auto"/>
        <w:bottom w:val="none" w:sz="0" w:space="0" w:color="auto"/>
        <w:right w:val="none" w:sz="0" w:space="0" w:color="auto"/>
      </w:divBdr>
    </w:div>
    <w:div w:id="1182625839">
      <w:bodyDiv w:val="1"/>
      <w:marLeft w:val="0"/>
      <w:marRight w:val="0"/>
      <w:marTop w:val="0"/>
      <w:marBottom w:val="0"/>
      <w:divBdr>
        <w:top w:val="none" w:sz="0" w:space="0" w:color="auto"/>
        <w:left w:val="none" w:sz="0" w:space="0" w:color="auto"/>
        <w:bottom w:val="none" w:sz="0" w:space="0" w:color="auto"/>
        <w:right w:val="none" w:sz="0" w:space="0" w:color="auto"/>
      </w:divBdr>
      <w:divsChild>
        <w:div w:id="132647194">
          <w:marLeft w:val="0"/>
          <w:marRight w:val="0"/>
          <w:marTop w:val="0"/>
          <w:marBottom w:val="0"/>
          <w:divBdr>
            <w:top w:val="single" w:sz="2" w:space="0" w:color="D9D9E3"/>
            <w:left w:val="single" w:sz="2" w:space="0" w:color="D9D9E3"/>
            <w:bottom w:val="single" w:sz="2" w:space="0" w:color="D9D9E3"/>
            <w:right w:val="single" w:sz="2" w:space="0" w:color="D9D9E3"/>
          </w:divBdr>
          <w:divsChild>
            <w:div w:id="346567620">
              <w:marLeft w:val="0"/>
              <w:marRight w:val="0"/>
              <w:marTop w:val="0"/>
              <w:marBottom w:val="0"/>
              <w:divBdr>
                <w:top w:val="single" w:sz="2" w:space="0" w:color="D9D9E3"/>
                <w:left w:val="single" w:sz="2" w:space="0" w:color="D9D9E3"/>
                <w:bottom w:val="single" w:sz="2" w:space="0" w:color="D9D9E3"/>
                <w:right w:val="single" w:sz="2" w:space="0" w:color="D9D9E3"/>
              </w:divBdr>
              <w:divsChild>
                <w:div w:id="2067216515">
                  <w:marLeft w:val="0"/>
                  <w:marRight w:val="0"/>
                  <w:marTop w:val="0"/>
                  <w:marBottom w:val="0"/>
                  <w:divBdr>
                    <w:top w:val="single" w:sz="2" w:space="0" w:color="D9D9E3"/>
                    <w:left w:val="single" w:sz="2" w:space="0" w:color="D9D9E3"/>
                    <w:bottom w:val="single" w:sz="2" w:space="0" w:color="D9D9E3"/>
                    <w:right w:val="single" w:sz="2" w:space="0" w:color="D9D9E3"/>
                  </w:divBdr>
                  <w:divsChild>
                    <w:div w:id="998927037">
                      <w:marLeft w:val="0"/>
                      <w:marRight w:val="0"/>
                      <w:marTop w:val="0"/>
                      <w:marBottom w:val="0"/>
                      <w:divBdr>
                        <w:top w:val="single" w:sz="2" w:space="0" w:color="D9D9E3"/>
                        <w:left w:val="single" w:sz="2" w:space="0" w:color="D9D9E3"/>
                        <w:bottom w:val="single" w:sz="2" w:space="0" w:color="D9D9E3"/>
                        <w:right w:val="single" w:sz="2" w:space="0" w:color="D9D9E3"/>
                      </w:divBdr>
                      <w:divsChild>
                        <w:div w:id="664430167">
                          <w:marLeft w:val="0"/>
                          <w:marRight w:val="0"/>
                          <w:marTop w:val="0"/>
                          <w:marBottom w:val="0"/>
                          <w:divBdr>
                            <w:top w:val="single" w:sz="2" w:space="0" w:color="D9D9E3"/>
                            <w:left w:val="single" w:sz="2" w:space="0" w:color="D9D9E3"/>
                            <w:bottom w:val="single" w:sz="2" w:space="0" w:color="D9D9E3"/>
                            <w:right w:val="single" w:sz="2" w:space="0" w:color="D9D9E3"/>
                          </w:divBdr>
                          <w:divsChild>
                            <w:div w:id="751855034">
                              <w:marLeft w:val="0"/>
                              <w:marRight w:val="0"/>
                              <w:marTop w:val="100"/>
                              <w:marBottom w:val="100"/>
                              <w:divBdr>
                                <w:top w:val="single" w:sz="2" w:space="0" w:color="D9D9E3"/>
                                <w:left w:val="single" w:sz="2" w:space="0" w:color="D9D9E3"/>
                                <w:bottom w:val="single" w:sz="2" w:space="0" w:color="D9D9E3"/>
                                <w:right w:val="single" w:sz="2" w:space="0" w:color="D9D9E3"/>
                              </w:divBdr>
                              <w:divsChild>
                                <w:div w:id="886601711">
                                  <w:marLeft w:val="0"/>
                                  <w:marRight w:val="0"/>
                                  <w:marTop w:val="0"/>
                                  <w:marBottom w:val="0"/>
                                  <w:divBdr>
                                    <w:top w:val="single" w:sz="2" w:space="0" w:color="D9D9E3"/>
                                    <w:left w:val="single" w:sz="2" w:space="0" w:color="D9D9E3"/>
                                    <w:bottom w:val="single" w:sz="2" w:space="0" w:color="D9D9E3"/>
                                    <w:right w:val="single" w:sz="2" w:space="0" w:color="D9D9E3"/>
                                  </w:divBdr>
                                  <w:divsChild>
                                    <w:div w:id="740105850">
                                      <w:marLeft w:val="0"/>
                                      <w:marRight w:val="0"/>
                                      <w:marTop w:val="0"/>
                                      <w:marBottom w:val="0"/>
                                      <w:divBdr>
                                        <w:top w:val="single" w:sz="2" w:space="0" w:color="D9D9E3"/>
                                        <w:left w:val="single" w:sz="2" w:space="0" w:color="D9D9E3"/>
                                        <w:bottom w:val="single" w:sz="2" w:space="0" w:color="D9D9E3"/>
                                        <w:right w:val="single" w:sz="2" w:space="0" w:color="D9D9E3"/>
                                      </w:divBdr>
                                      <w:divsChild>
                                        <w:div w:id="24601745">
                                          <w:marLeft w:val="0"/>
                                          <w:marRight w:val="0"/>
                                          <w:marTop w:val="0"/>
                                          <w:marBottom w:val="0"/>
                                          <w:divBdr>
                                            <w:top w:val="single" w:sz="2" w:space="0" w:color="D9D9E3"/>
                                            <w:left w:val="single" w:sz="2" w:space="0" w:color="D9D9E3"/>
                                            <w:bottom w:val="single" w:sz="2" w:space="0" w:color="D9D9E3"/>
                                            <w:right w:val="single" w:sz="2" w:space="0" w:color="D9D9E3"/>
                                          </w:divBdr>
                                          <w:divsChild>
                                            <w:div w:id="1427380909">
                                              <w:marLeft w:val="0"/>
                                              <w:marRight w:val="0"/>
                                              <w:marTop w:val="0"/>
                                              <w:marBottom w:val="0"/>
                                              <w:divBdr>
                                                <w:top w:val="single" w:sz="2" w:space="0" w:color="D9D9E3"/>
                                                <w:left w:val="single" w:sz="2" w:space="0" w:color="D9D9E3"/>
                                                <w:bottom w:val="single" w:sz="2" w:space="0" w:color="D9D9E3"/>
                                                <w:right w:val="single" w:sz="2" w:space="0" w:color="D9D9E3"/>
                                              </w:divBdr>
                                              <w:divsChild>
                                                <w:div w:id="1357269713">
                                                  <w:marLeft w:val="0"/>
                                                  <w:marRight w:val="0"/>
                                                  <w:marTop w:val="0"/>
                                                  <w:marBottom w:val="0"/>
                                                  <w:divBdr>
                                                    <w:top w:val="single" w:sz="2" w:space="0" w:color="D9D9E3"/>
                                                    <w:left w:val="single" w:sz="2" w:space="0" w:color="D9D9E3"/>
                                                    <w:bottom w:val="single" w:sz="2" w:space="0" w:color="D9D9E3"/>
                                                    <w:right w:val="single" w:sz="2" w:space="0" w:color="D9D9E3"/>
                                                  </w:divBdr>
                                                  <w:divsChild>
                                                    <w:div w:id="3151063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80808336">
          <w:marLeft w:val="0"/>
          <w:marRight w:val="0"/>
          <w:marTop w:val="0"/>
          <w:marBottom w:val="0"/>
          <w:divBdr>
            <w:top w:val="none" w:sz="0" w:space="0" w:color="auto"/>
            <w:left w:val="none" w:sz="0" w:space="0" w:color="auto"/>
            <w:bottom w:val="none" w:sz="0" w:space="0" w:color="auto"/>
            <w:right w:val="none" w:sz="0" w:space="0" w:color="auto"/>
          </w:divBdr>
        </w:div>
      </w:divsChild>
    </w:div>
    <w:div w:id="1194490273">
      <w:bodyDiv w:val="1"/>
      <w:marLeft w:val="0"/>
      <w:marRight w:val="0"/>
      <w:marTop w:val="0"/>
      <w:marBottom w:val="0"/>
      <w:divBdr>
        <w:top w:val="none" w:sz="0" w:space="0" w:color="auto"/>
        <w:left w:val="none" w:sz="0" w:space="0" w:color="auto"/>
        <w:bottom w:val="none" w:sz="0" w:space="0" w:color="auto"/>
        <w:right w:val="none" w:sz="0" w:space="0" w:color="auto"/>
      </w:divBdr>
    </w:div>
    <w:div w:id="1200245031">
      <w:bodyDiv w:val="1"/>
      <w:marLeft w:val="0"/>
      <w:marRight w:val="0"/>
      <w:marTop w:val="0"/>
      <w:marBottom w:val="0"/>
      <w:divBdr>
        <w:top w:val="none" w:sz="0" w:space="0" w:color="auto"/>
        <w:left w:val="none" w:sz="0" w:space="0" w:color="auto"/>
        <w:bottom w:val="none" w:sz="0" w:space="0" w:color="auto"/>
        <w:right w:val="none" w:sz="0" w:space="0" w:color="auto"/>
      </w:divBdr>
    </w:div>
    <w:div w:id="1253778190">
      <w:bodyDiv w:val="1"/>
      <w:marLeft w:val="0"/>
      <w:marRight w:val="0"/>
      <w:marTop w:val="0"/>
      <w:marBottom w:val="0"/>
      <w:divBdr>
        <w:top w:val="none" w:sz="0" w:space="0" w:color="auto"/>
        <w:left w:val="none" w:sz="0" w:space="0" w:color="auto"/>
        <w:bottom w:val="none" w:sz="0" w:space="0" w:color="auto"/>
        <w:right w:val="none" w:sz="0" w:space="0" w:color="auto"/>
      </w:divBdr>
    </w:div>
    <w:div w:id="1256090315">
      <w:bodyDiv w:val="1"/>
      <w:marLeft w:val="0"/>
      <w:marRight w:val="0"/>
      <w:marTop w:val="0"/>
      <w:marBottom w:val="0"/>
      <w:divBdr>
        <w:top w:val="none" w:sz="0" w:space="0" w:color="auto"/>
        <w:left w:val="none" w:sz="0" w:space="0" w:color="auto"/>
        <w:bottom w:val="none" w:sz="0" w:space="0" w:color="auto"/>
        <w:right w:val="none" w:sz="0" w:space="0" w:color="auto"/>
      </w:divBdr>
    </w:div>
    <w:div w:id="1317805485">
      <w:bodyDiv w:val="1"/>
      <w:marLeft w:val="0"/>
      <w:marRight w:val="0"/>
      <w:marTop w:val="0"/>
      <w:marBottom w:val="0"/>
      <w:divBdr>
        <w:top w:val="none" w:sz="0" w:space="0" w:color="auto"/>
        <w:left w:val="none" w:sz="0" w:space="0" w:color="auto"/>
        <w:bottom w:val="none" w:sz="0" w:space="0" w:color="auto"/>
        <w:right w:val="none" w:sz="0" w:space="0" w:color="auto"/>
      </w:divBdr>
    </w:div>
    <w:div w:id="1388840522">
      <w:bodyDiv w:val="1"/>
      <w:marLeft w:val="0"/>
      <w:marRight w:val="0"/>
      <w:marTop w:val="0"/>
      <w:marBottom w:val="0"/>
      <w:divBdr>
        <w:top w:val="none" w:sz="0" w:space="0" w:color="auto"/>
        <w:left w:val="none" w:sz="0" w:space="0" w:color="auto"/>
        <w:bottom w:val="none" w:sz="0" w:space="0" w:color="auto"/>
        <w:right w:val="none" w:sz="0" w:space="0" w:color="auto"/>
      </w:divBdr>
    </w:div>
    <w:div w:id="1397432220">
      <w:bodyDiv w:val="1"/>
      <w:marLeft w:val="0"/>
      <w:marRight w:val="0"/>
      <w:marTop w:val="0"/>
      <w:marBottom w:val="0"/>
      <w:divBdr>
        <w:top w:val="none" w:sz="0" w:space="0" w:color="auto"/>
        <w:left w:val="none" w:sz="0" w:space="0" w:color="auto"/>
        <w:bottom w:val="none" w:sz="0" w:space="0" w:color="auto"/>
        <w:right w:val="none" w:sz="0" w:space="0" w:color="auto"/>
      </w:divBdr>
      <w:divsChild>
        <w:div w:id="106698440">
          <w:marLeft w:val="0"/>
          <w:marRight w:val="0"/>
          <w:marTop w:val="0"/>
          <w:marBottom w:val="0"/>
          <w:divBdr>
            <w:top w:val="none" w:sz="0" w:space="0" w:color="auto"/>
            <w:left w:val="none" w:sz="0" w:space="0" w:color="auto"/>
            <w:bottom w:val="none" w:sz="0" w:space="0" w:color="auto"/>
            <w:right w:val="none" w:sz="0" w:space="0" w:color="auto"/>
          </w:divBdr>
          <w:divsChild>
            <w:div w:id="306931886">
              <w:marLeft w:val="0"/>
              <w:marRight w:val="0"/>
              <w:marTop w:val="0"/>
              <w:marBottom w:val="0"/>
              <w:divBdr>
                <w:top w:val="none" w:sz="0" w:space="0" w:color="auto"/>
                <w:left w:val="none" w:sz="0" w:space="0" w:color="auto"/>
                <w:bottom w:val="none" w:sz="0" w:space="0" w:color="auto"/>
                <w:right w:val="none" w:sz="0" w:space="0" w:color="auto"/>
              </w:divBdr>
              <w:divsChild>
                <w:div w:id="573468163">
                  <w:marLeft w:val="0"/>
                  <w:marRight w:val="0"/>
                  <w:marTop w:val="0"/>
                  <w:marBottom w:val="0"/>
                  <w:divBdr>
                    <w:top w:val="none" w:sz="0" w:space="0" w:color="auto"/>
                    <w:left w:val="none" w:sz="0" w:space="0" w:color="auto"/>
                    <w:bottom w:val="none" w:sz="0" w:space="0" w:color="auto"/>
                    <w:right w:val="none" w:sz="0" w:space="0" w:color="auto"/>
                  </w:divBdr>
                  <w:divsChild>
                    <w:div w:id="788089155">
                      <w:marLeft w:val="0"/>
                      <w:marRight w:val="0"/>
                      <w:marTop w:val="0"/>
                      <w:marBottom w:val="0"/>
                      <w:divBdr>
                        <w:top w:val="none" w:sz="0" w:space="0" w:color="auto"/>
                        <w:left w:val="none" w:sz="0" w:space="0" w:color="auto"/>
                        <w:bottom w:val="none" w:sz="0" w:space="0" w:color="auto"/>
                        <w:right w:val="none" w:sz="0" w:space="0" w:color="auto"/>
                      </w:divBdr>
                      <w:divsChild>
                        <w:div w:id="190538920">
                          <w:marLeft w:val="0"/>
                          <w:marRight w:val="0"/>
                          <w:marTop w:val="0"/>
                          <w:marBottom w:val="0"/>
                          <w:divBdr>
                            <w:top w:val="none" w:sz="0" w:space="0" w:color="auto"/>
                            <w:left w:val="none" w:sz="0" w:space="0" w:color="auto"/>
                            <w:bottom w:val="none" w:sz="0" w:space="0" w:color="auto"/>
                            <w:right w:val="none" w:sz="0" w:space="0" w:color="auto"/>
                          </w:divBdr>
                          <w:divsChild>
                            <w:div w:id="505704439">
                              <w:marLeft w:val="0"/>
                              <w:marRight w:val="0"/>
                              <w:marTop w:val="0"/>
                              <w:marBottom w:val="0"/>
                              <w:divBdr>
                                <w:top w:val="none" w:sz="0" w:space="0" w:color="auto"/>
                                <w:left w:val="none" w:sz="0" w:space="0" w:color="auto"/>
                                <w:bottom w:val="none" w:sz="0" w:space="0" w:color="auto"/>
                                <w:right w:val="none" w:sz="0" w:space="0" w:color="auto"/>
                              </w:divBdr>
                              <w:divsChild>
                                <w:div w:id="1816994939">
                                  <w:marLeft w:val="0"/>
                                  <w:marRight w:val="0"/>
                                  <w:marTop w:val="0"/>
                                  <w:marBottom w:val="0"/>
                                  <w:divBdr>
                                    <w:top w:val="none" w:sz="0" w:space="0" w:color="auto"/>
                                    <w:left w:val="none" w:sz="0" w:space="0" w:color="auto"/>
                                    <w:bottom w:val="none" w:sz="0" w:space="0" w:color="auto"/>
                                    <w:right w:val="none" w:sz="0" w:space="0" w:color="auto"/>
                                  </w:divBdr>
                                  <w:divsChild>
                                    <w:div w:id="591859170">
                                      <w:marLeft w:val="0"/>
                                      <w:marRight w:val="0"/>
                                      <w:marTop w:val="0"/>
                                      <w:marBottom w:val="0"/>
                                      <w:divBdr>
                                        <w:top w:val="none" w:sz="0" w:space="0" w:color="auto"/>
                                        <w:left w:val="none" w:sz="0" w:space="0" w:color="auto"/>
                                        <w:bottom w:val="none" w:sz="0" w:space="0" w:color="auto"/>
                                        <w:right w:val="none" w:sz="0" w:space="0" w:color="auto"/>
                                      </w:divBdr>
                                    </w:div>
                                    <w:div w:id="689377671">
                                      <w:marLeft w:val="0"/>
                                      <w:marRight w:val="0"/>
                                      <w:marTop w:val="0"/>
                                      <w:marBottom w:val="0"/>
                                      <w:divBdr>
                                        <w:top w:val="none" w:sz="0" w:space="0" w:color="auto"/>
                                        <w:left w:val="none" w:sz="0" w:space="0" w:color="auto"/>
                                        <w:bottom w:val="none" w:sz="0" w:space="0" w:color="auto"/>
                                        <w:right w:val="none" w:sz="0" w:space="0" w:color="auto"/>
                                      </w:divBdr>
                                      <w:divsChild>
                                        <w:div w:id="2014914817">
                                          <w:marLeft w:val="0"/>
                                          <w:marRight w:val="165"/>
                                          <w:marTop w:val="150"/>
                                          <w:marBottom w:val="0"/>
                                          <w:divBdr>
                                            <w:top w:val="none" w:sz="0" w:space="0" w:color="auto"/>
                                            <w:left w:val="none" w:sz="0" w:space="0" w:color="auto"/>
                                            <w:bottom w:val="none" w:sz="0" w:space="0" w:color="auto"/>
                                            <w:right w:val="none" w:sz="0" w:space="0" w:color="auto"/>
                                          </w:divBdr>
                                          <w:divsChild>
                                            <w:div w:id="313335987">
                                              <w:marLeft w:val="0"/>
                                              <w:marRight w:val="0"/>
                                              <w:marTop w:val="0"/>
                                              <w:marBottom w:val="0"/>
                                              <w:divBdr>
                                                <w:top w:val="none" w:sz="0" w:space="0" w:color="auto"/>
                                                <w:left w:val="none" w:sz="0" w:space="0" w:color="auto"/>
                                                <w:bottom w:val="none" w:sz="0" w:space="0" w:color="auto"/>
                                                <w:right w:val="none" w:sz="0" w:space="0" w:color="auto"/>
                                              </w:divBdr>
                                              <w:divsChild>
                                                <w:div w:id="42600593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584273">
      <w:bodyDiv w:val="1"/>
      <w:marLeft w:val="0"/>
      <w:marRight w:val="0"/>
      <w:marTop w:val="0"/>
      <w:marBottom w:val="0"/>
      <w:divBdr>
        <w:top w:val="none" w:sz="0" w:space="0" w:color="auto"/>
        <w:left w:val="none" w:sz="0" w:space="0" w:color="auto"/>
        <w:bottom w:val="none" w:sz="0" w:space="0" w:color="auto"/>
        <w:right w:val="none" w:sz="0" w:space="0" w:color="auto"/>
      </w:divBdr>
    </w:div>
    <w:div w:id="1459908846">
      <w:bodyDiv w:val="1"/>
      <w:marLeft w:val="0"/>
      <w:marRight w:val="0"/>
      <w:marTop w:val="0"/>
      <w:marBottom w:val="0"/>
      <w:divBdr>
        <w:top w:val="none" w:sz="0" w:space="0" w:color="auto"/>
        <w:left w:val="none" w:sz="0" w:space="0" w:color="auto"/>
        <w:bottom w:val="none" w:sz="0" w:space="0" w:color="auto"/>
        <w:right w:val="none" w:sz="0" w:space="0" w:color="auto"/>
      </w:divBdr>
    </w:div>
    <w:div w:id="1485660244">
      <w:bodyDiv w:val="1"/>
      <w:marLeft w:val="0"/>
      <w:marRight w:val="0"/>
      <w:marTop w:val="0"/>
      <w:marBottom w:val="0"/>
      <w:divBdr>
        <w:top w:val="none" w:sz="0" w:space="0" w:color="auto"/>
        <w:left w:val="none" w:sz="0" w:space="0" w:color="auto"/>
        <w:bottom w:val="none" w:sz="0" w:space="0" w:color="auto"/>
        <w:right w:val="none" w:sz="0" w:space="0" w:color="auto"/>
      </w:divBdr>
    </w:div>
    <w:div w:id="1494487103">
      <w:bodyDiv w:val="1"/>
      <w:marLeft w:val="0"/>
      <w:marRight w:val="0"/>
      <w:marTop w:val="0"/>
      <w:marBottom w:val="0"/>
      <w:divBdr>
        <w:top w:val="none" w:sz="0" w:space="0" w:color="auto"/>
        <w:left w:val="none" w:sz="0" w:space="0" w:color="auto"/>
        <w:bottom w:val="none" w:sz="0" w:space="0" w:color="auto"/>
        <w:right w:val="none" w:sz="0" w:space="0" w:color="auto"/>
      </w:divBdr>
    </w:div>
    <w:div w:id="1523669952">
      <w:bodyDiv w:val="1"/>
      <w:marLeft w:val="0"/>
      <w:marRight w:val="0"/>
      <w:marTop w:val="0"/>
      <w:marBottom w:val="0"/>
      <w:divBdr>
        <w:top w:val="none" w:sz="0" w:space="0" w:color="auto"/>
        <w:left w:val="none" w:sz="0" w:space="0" w:color="auto"/>
        <w:bottom w:val="none" w:sz="0" w:space="0" w:color="auto"/>
        <w:right w:val="none" w:sz="0" w:space="0" w:color="auto"/>
      </w:divBdr>
    </w:div>
    <w:div w:id="1549756898">
      <w:bodyDiv w:val="1"/>
      <w:marLeft w:val="0"/>
      <w:marRight w:val="0"/>
      <w:marTop w:val="0"/>
      <w:marBottom w:val="0"/>
      <w:divBdr>
        <w:top w:val="none" w:sz="0" w:space="0" w:color="auto"/>
        <w:left w:val="none" w:sz="0" w:space="0" w:color="auto"/>
        <w:bottom w:val="none" w:sz="0" w:space="0" w:color="auto"/>
        <w:right w:val="none" w:sz="0" w:space="0" w:color="auto"/>
      </w:divBdr>
    </w:div>
    <w:div w:id="1582760058">
      <w:bodyDiv w:val="1"/>
      <w:marLeft w:val="0"/>
      <w:marRight w:val="0"/>
      <w:marTop w:val="0"/>
      <w:marBottom w:val="0"/>
      <w:divBdr>
        <w:top w:val="none" w:sz="0" w:space="0" w:color="auto"/>
        <w:left w:val="none" w:sz="0" w:space="0" w:color="auto"/>
        <w:bottom w:val="none" w:sz="0" w:space="0" w:color="auto"/>
        <w:right w:val="none" w:sz="0" w:space="0" w:color="auto"/>
      </w:divBdr>
    </w:div>
    <w:div w:id="1589001928">
      <w:bodyDiv w:val="1"/>
      <w:marLeft w:val="0"/>
      <w:marRight w:val="0"/>
      <w:marTop w:val="0"/>
      <w:marBottom w:val="0"/>
      <w:divBdr>
        <w:top w:val="none" w:sz="0" w:space="0" w:color="auto"/>
        <w:left w:val="none" w:sz="0" w:space="0" w:color="auto"/>
        <w:bottom w:val="none" w:sz="0" w:space="0" w:color="auto"/>
        <w:right w:val="none" w:sz="0" w:space="0" w:color="auto"/>
      </w:divBdr>
    </w:div>
    <w:div w:id="1661691956">
      <w:bodyDiv w:val="1"/>
      <w:marLeft w:val="0"/>
      <w:marRight w:val="0"/>
      <w:marTop w:val="0"/>
      <w:marBottom w:val="0"/>
      <w:divBdr>
        <w:top w:val="none" w:sz="0" w:space="0" w:color="auto"/>
        <w:left w:val="none" w:sz="0" w:space="0" w:color="auto"/>
        <w:bottom w:val="none" w:sz="0" w:space="0" w:color="auto"/>
        <w:right w:val="none" w:sz="0" w:space="0" w:color="auto"/>
      </w:divBdr>
    </w:div>
    <w:div w:id="1706255301">
      <w:bodyDiv w:val="1"/>
      <w:marLeft w:val="0"/>
      <w:marRight w:val="0"/>
      <w:marTop w:val="0"/>
      <w:marBottom w:val="0"/>
      <w:divBdr>
        <w:top w:val="none" w:sz="0" w:space="0" w:color="auto"/>
        <w:left w:val="none" w:sz="0" w:space="0" w:color="auto"/>
        <w:bottom w:val="none" w:sz="0" w:space="0" w:color="auto"/>
        <w:right w:val="none" w:sz="0" w:space="0" w:color="auto"/>
      </w:divBdr>
    </w:div>
    <w:div w:id="1726298547">
      <w:bodyDiv w:val="1"/>
      <w:marLeft w:val="0"/>
      <w:marRight w:val="0"/>
      <w:marTop w:val="0"/>
      <w:marBottom w:val="0"/>
      <w:divBdr>
        <w:top w:val="none" w:sz="0" w:space="0" w:color="auto"/>
        <w:left w:val="none" w:sz="0" w:space="0" w:color="auto"/>
        <w:bottom w:val="none" w:sz="0" w:space="0" w:color="auto"/>
        <w:right w:val="none" w:sz="0" w:space="0" w:color="auto"/>
      </w:divBdr>
    </w:div>
    <w:div w:id="1764256403">
      <w:bodyDiv w:val="1"/>
      <w:marLeft w:val="0"/>
      <w:marRight w:val="0"/>
      <w:marTop w:val="0"/>
      <w:marBottom w:val="0"/>
      <w:divBdr>
        <w:top w:val="none" w:sz="0" w:space="0" w:color="auto"/>
        <w:left w:val="none" w:sz="0" w:space="0" w:color="auto"/>
        <w:bottom w:val="none" w:sz="0" w:space="0" w:color="auto"/>
        <w:right w:val="none" w:sz="0" w:space="0" w:color="auto"/>
      </w:divBdr>
    </w:div>
    <w:div w:id="1764567678">
      <w:bodyDiv w:val="1"/>
      <w:marLeft w:val="0"/>
      <w:marRight w:val="0"/>
      <w:marTop w:val="0"/>
      <w:marBottom w:val="0"/>
      <w:divBdr>
        <w:top w:val="none" w:sz="0" w:space="0" w:color="auto"/>
        <w:left w:val="none" w:sz="0" w:space="0" w:color="auto"/>
        <w:bottom w:val="none" w:sz="0" w:space="0" w:color="auto"/>
        <w:right w:val="none" w:sz="0" w:space="0" w:color="auto"/>
      </w:divBdr>
    </w:div>
    <w:div w:id="1825395431">
      <w:bodyDiv w:val="1"/>
      <w:marLeft w:val="0"/>
      <w:marRight w:val="0"/>
      <w:marTop w:val="0"/>
      <w:marBottom w:val="0"/>
      <w:divBdr>
        <w:top w:val="none" w:sz="0" w:space="0" w:color="auto"/>
        <w:left w:val="none" w:sz="0" w:space="0" w:color="auto"/>
        <w:bottom w:val="none" w:sz="0" w:space="0" w:color="auto"/>
        <w:right w:val="none" w:sz="0" w:space="0" w:color="auto"/>
      </w:divBdr>
    </w:div>
    <w:div w:id="1837263109">
      <w:bodyDiv w:val="1"/>
      <w:marLeft w:val="0"/>
      <w:marRight w:val="0"/>
      <w:marTop w:val="0"/>
      <w:marBottom w:val="0"/>
      <w:divBdr>
        <w:top w:val="none" w:sz="0" w:space="0" w:color="auto"/>
        <w:left w:val="none" w:sz="0" w:space="0" w:color="auto"/>
        <w:bottom w:val="none" w:sz="0" w:space="0" w:color="auto"/>
        <w:right w:val="none" w:sz="0" w:space="0" w:color="auto"/>
      </w:divBdr>
    </w:div>
    <w:div w:id="1842237765">
      <w:bodyDiv w:val="1"/>
      <w:marLeft w:val="0"/>
      <w:marRight w:val="0"/>
      <w:marTop w:val="0"/>
      <w:marBottom w:val="0"/>
      <w:divBdr>
        <w:top w:val="none" w:sz="0" w:space="0" w:color="auto"/>
        <w:left w:val="none" w:sz="0" w:space="0" w:color="auto"/>
        <w:bottom w:val="none" w:sz="0" w:space="0" w:color="auto"/>
        <w:right w:val="none" w:sz="0" w:space="0" w:color="auto"/>
      </w:divBdr>
    </w:div>
    <w:div w:id="1862627872">
      <w:bodyDiv w:val="1"/>
      <w:marLeft w:val="0"/>
      <w:marRight w:val="0"/>
      <w:marTop w:val="0"/>
      <w:marBottom w:val="0"/>
      <w:divBdr>
        <w:top w:val="none" w:sz="0" w:space="0" w:color="auto"/>
        <w:left w:val="none" w:sz="0" w:space="0" w:color="auto"/>
        <w:bottom w:val="none" w:sz="0" w:space="0" w:color="auto"/>
        <w:right w:val="none" w:sz="0" w:space="0" w:color="auto"/>
      </w:divBdr>
      <w:divsChild>
        <w:div w:id="862595083">
          <w:marLeft w:val="0"/>
          <w:marRight w:val="0"/>
          <w:marTop w:val="0"/>
          <w:marBottom w:val="0"/>
          <w:divBdr>
            <w:top w:val="single" w:sz="2" w:space="0" w:color="D9D9E3"/>
            <w:left w:val="single" w:sz="2" w:space="0" w:color="D9D9E3"/>
            <w:bottom w:val="single" w:sz="2" w:space="0" w:color="D9D9E3"/>
            <w:right w:val="single" w:sz="2" w:space="0" w:color="D9D9E3"/>
          </w:divBdr>
          <w:divsChild>
            <w:div w:id="602148086">
              <w:marLeft w:val="0"/>
              <w:marRight w:val="0"/>
              <w:marTop w:val="0"/>
              <w:marBottom w:val="0"/>
              <w:divBdr>
                <w:top w:val="single" w:sz="2" w:space="0" w:color="D9D9E3"/>
                <w:left w:val="single" w:sz="2" w:space="0" w:color="D9D9E3"/>
                <w:bottom w:val="single" w:sz="2" w:space="0" w:color="D9D9E3"/>
                <w:right w:val="single" w:sz="2" w:space="0" w:color="D9D9E3"/>
              </w:divBdr>
              <w:divsChild>
                <w:div w:id="736511135">
                  <w:marLeft w:val="0"/>
                  <w:marRight w:val="0"/>
                  <w:marTop w:val="0"/>
                  <w:marBottom w:val="0"/>
                  <w:divBdr>
                    <w:top w:val="single" w:sz="2" w:space="0" w:color="D9D9E3"/>
                    <w:left w:val="single" w:sz="2" w:space="0" w:color="D9D9E3"/>
                    <w:bottom w:val="single" w:sz="2" w:space="0" w:color="D9D9E3"/>
                    <w:right w:val="single" w:sz="2" w:space="0" w:color="D9D9E3"/>
                  </w:divBdr>
                  <w:divsChild>
                    <w:div w:id="679166064">
                      <w:marLeft w:val="0"/>
                      <w:marRight w:val="0"/>
                      <w:marTop w:val="0"/>
                      <w:marBottom w:val="0"/>
                      <w:divBdr>
                        <w:top w:val="single" w:sz="2" w:space="0" w:color="D9D9E3"/>
                        <w:left w:val="single" w:sz="2" w:space="0" w:color="D9D9E3"/>
                        <w:bottom w:val="single" w:sz="2" w:space="0" w:color="D9D9E3"/>
                        <w:right w:val="single" w:sz="2" w:space="0" w:color="D9D9E3"/>
                      </w:divBdr>
                      <w:divsChild>
                        <w:div w:id="407117090">
                          <w:marLeft w:val="0"/>
                          <w:marRight w:val="0"/>
                          <w:marTop w:val="0"/>
                          <w:marBottom w:val="0"/>
                          <w:divBdr>
                            <w:top w:val="single" w:sz="2" w:space="0" w:color="D9D9E3"/>
                            <w:left w:val="single" w:sz="2" w:space="0" w:color="D9D9E3"/>
                            <w:bottom w:val="single" w:sz="2" w:space="0" w:color="D9D9E3"/>
                            <w:right w:val="single" w:sz="2" w:space="0" w:color="D9D9E3"/>
                          </w:divBdr>
                          <w:divsChild>
                            <w:div w:id="548499795">
                              <w:marLeft w:val="0"/>
                              <w:marRight w:val="0"/>
                              <w:marTop w:val="100"/>
                              <w:marBottom w:val="100"/>
                              <w:divBdr>
                                <w:top w:val="single" w:sz="2" w:space="0" w:color="D9D9E3"/>
                                <w:left w:val="single" w:sz="2" w:space="0" w:color="D9D9E3"/>
                                <w:bottom w:val="single" w:sz="2" w:space="0" w:color="D9D9E3"/>
                                <w:right w:val="single" w:sz="2" w:space="0" w:color="D9D9E3"/>
                              </w:divBdr>
                              <w:divsChild>
                                <w:div w:id="1221406103">
                                  <w:marLeft w:val="0"/>
                                  <w:marRight w:val="0"/>
                                  <w:marTop w:val="0"/>
                                  <w:marBottom w:val="0"/>
                                  <w:divBdr>
                                    <w:top w:val="single" w:sz="2" w:space="0" w:color="D9D9E3"/>
                                    <w:left w:val="single" w:sz="2" w:space="0" w:color="D9D9E3"/>
                                    <w:bottom w:val="single" w:sz="2" w:space="0" w:color="D9D9E3"/>
                                    <w:right w:val="single" w:sz="2" w:space="0" w:color="D9D9E3"/>
                                  </w:divBdr>
                                  <w:divsChild>
                                    <w:div w:id="171533247">
                                      <w:marLeft w:val="0"/>
                                      <w:marRight w:val="0"/>
                                      <w:marTop w:val="0"/>
                                      <w:marBottom w:val="0"/>
                                      <w:divBdr>
                                        <w:top w:val="single" w:sz="2" w:space="0" w:color="D9D9E3"/>
                                        <w:left w:val="single" w:sz="2" w:space="0" w:color="D9D9E3"/>
                                        <w:bottom w:val="single" w:sz="2" w:space="0" w:color="D9D9E3"/>
                                        <w:right w:val="single" w:sz="2" w:space="0" w:color="D9D9E3"/>
                                      </w:divBdr>
                                      <w:divsChild>
                                        <w:div w:id="1337923853">
                                          <w:marLeft w:val="0"/>
                                          <w:marRight w:val="0"/>
                                          <w:marTop w:val="0"/>
                                          <w:marBottom w:val="0"/>
                                          <w:divBdr>
                                            <w:top w:val="single" w:sz="2" w:space="0" w:color="D9D9E3"/>
                                            <w:left w:val="single" w:sz="2" w:space="0" w:color="D9D9E3"/>
                                            <w:bottom w:val="single" w:sz="2" w:space="0" w:color="D9D9E3"/>
                                            <w:right w:val="single" w:sz="2" w:space="0" w:color="D9D9E3"/>
                                          </w:divBdr>
                                          <w:divsChild>
                                            <w:div w:id="692809244">
                                              <w:marLeft w:val="0"/>
                                              <w:marRight w:val="0"/>
                                              <w:marTop w:val="0"/>
                                              <w:marBottom w:val="0"/>
                                              <w:divBdr>
                                                <w:top w:val="single" w:sz="2" w:space="0" w:color="D9D9E3"/>
                                                <w:left w:val="single" w:sz="2" w:space="0" w:color="D9D9E3"/>
                                                <w:bottom w:val="single" w:sz="2" w:space="0" w:color="D9D9E3"/>
                                                <w:right w:val="single" w:sz="2" w:space="0" w:color="D9D9E3"/>
                                              </w:divBdr>
                                              <w:divsChild>
                                                <w:div w:id="2082293806">
                                                  <w:marLeft w:val="0"/>
                                                  <w:marRight w:val="0"/>
                                                  <w:marTop w:val="0"/>
                                                  <w:marBottom w:val="0"/>
                                                  <w:divBdr>
                                                    <w:top w:val="single" w:sz="2" w:space="0" w:color="D9D9E3"/>
                                                    <w:left w:val="single" w:sz="2" w:space="0" w:color="D9D9E3"/>
                                                    <w:bottom w:val="single" w:sz="2" w:space="0" w:color="D9D9E3"/>
                                                    <w:right w:val="single" w:sz="2" w:space="0" w:color="D9D9E3"/>
                                                  </w:divBdr>
                                                  <w:divsChild>
                                                    <w:div w:id="2824197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50869950">
          <w:marLeft w:val="0"/>
          <w:marRight w:val="0"/>
          <w:marTop w:val="0"/>
          <w:marBottom w:val="0"/>
          <w:divBdr>
            <w:top w:val="none" w:sz="0" w:space="0" w:color="auto"/>
            <w:left w:val="none" w:sz="0" w:space="0" w:color="auto"/>
            <w:bottom w:val="none" w:sz="0" w:space="0" w:color="auto"/>
            <w:right w:val="none" w:sz="0" w:space="0" w:color="auto"/>
          </w:divBdr>
        </w:div>
      </w:divsChild>
    </w:div>
    <w:div w:id="1899003762">
      <w:bodyDiv w:val="1"/>
      <w:marLeft w:val="0"/>
      <w:marRight w:val="0"/>
      <w:marTop w:val="0"/>
      <w:marBottom w:val="0"/>
      <w:divBdr>
        <w:top w:val="none" w:sz="0" w:space="0" w:color="auto"/>
        <w:left w:val="none" w:sz="0" w:space="0" w:color="auto"/>
        <w:bottom w:val="none" w:sz="0" w:space="0" w:color="auto"/>
        <w:right w:val="none" w:sz="0" w:space="0" w:color="auto"/>
      </w:divBdr>
    </w:div>
    <w:div w:id="1900359134">
      <w:bodyDiv w:val="1"/>
      <w:marLeft w:val="0"/>
      <w:marRight w:val="0"/>
      <w:marTop w:val="0"/>
      <w:marBottom w:val="0"/>
      <w:divBdr>
        <w:top w:val="none" w:sz="0" w:space="0" w:color="auto"/>
        <w:left w:val="none" w:sz="0" w:space="0" w:color="auto"/>
        <w:bottom w:val="none" w:sz="0" w:space="0" w:color="auto"/>
        <w:right w:val="none" w:sz="0" w:space="0" w:color="auto"/>
      </w:divBdr>
    </w:div>
    <w:div w:id="1901361358">
      <w:bodyDiv w:val="1"/>
      <w:marLeft w:val="0"/>
      <w:marRight w:val="0"/>
      <w:marTop w:val="0"/>
      <w:marBottom w:val="0"/>
      <w:divBdr>
        <w:top w:val="none" w:sz="0" w:space="0" w:color="auto"/>
        <w:left w:val="none" w:sz="0" w:space="0" w:color="auto"/>
        <w:bottom w:val="none" w:sz="0" w:space="0" w:color="auto"/>
        <w:right w:val="none" w:sz="0" w:space="0" w:color="auto"/>
      </w:divBdr>
    </w:div>
    <w:div w:id="1925650073">
      <w:bodyDiv w:val="1"/>
      <w:marLeft w:val="0"/>
      <w:marRight w:val="0"/>
      <w:marTop w:val="0"/>
      <w:marBottom w:val="0"/>
      <w:divBdr>
        <w:top w:val="none" w:sz="0" w:space="0" w:color="auto"/>
        <w:left w:val="none" w:sz="0" w:space="0" w:color="auto"/>
        <w:bottom w:val="none" w:sz="0" w:space="0" w:color="auto"/>
        <w:right w:val="none" w:sz="0" w:space="0" w:color="auto"/>
      </w:divBdr>
      <w:divsChild>
        <w:div w:id="330332738">
          <w:marLeft w:val="0"/>
          <w:marRight w:val="0"/>
          <w:marTop w:val="0"/>
          <w:marBottom w:val="0"/>
          <w:divBdr>
            <w:top w:val="none" w:sz="0" w:space="0" w:color="auto"/>
            <w:left w:val="none" w:sz="0" w:space="0" w:color="auto"/>
            <w:bottom w:val="none" w:sz="0" w:space="0" w:color="auto"/>
            <w:right w:val="none" w:sz="0" w:space="0" w:color="auto"/>
          </w:divBdr>
          <w:divsChild>
            <w:div w:id="873687855">
              <w:marLeft w:val="0"/>
              <w:marRight w:val="0"/>
              <w:marTop w:val="0"/>
              <w:marBottom w:val="0"/>
              <w:divBdr>
                <w:top w:val="none" w:sz="0" w:space="0" w:color="auto"/>
                <w:left w:val="none" w:sz="0" w:space="0" w:color="auto"/>
                <w:bottom w:val="none" w:sz="0" w:space="0" w:color="auto"/>
                <w:right w:val="none" w:sz="0" w:space="0" w:color="auto"/>
              </w:divBdr>
              <w:divsChild>
                <w:div w:id="937714059">
                  <w:marLeft w:val="0"/>
                  <w:marRight w:val="0"/>
                  <w:marTop w:val="0"/>
                  <w:marBottom w:val="0"/>
                  <w:divBdr>
                    <w:top w:val="none" w:sz="0" w:space="0" w:color="auto"/>
                    <w:left w:val="none" w:sz="0" w:space="0" w:color="auto"/>
                    <w:bottom w:val="none" w:sz="0" w:space="0" w:color="auto"/>
                    <w:right w:val="none" w:sz="0" w:space="0" w:color="auto"/>
                  </w:divBdr>
                  <w:divsChild>
                    <w:div w:id="1902670801">
                      <w:marLeft w:val="0"/>
                      <w:marRight w:val="0"/>
                      <w:marTop w:val="0"/>
                      <w:marBottom w:val="0"/>
                      <w:divBdr>
                        <w:top w:val="none" w:sz="0" w:space="0" w:color="auto"/>
                        <w:left w:val="none" w:sz="0" w:space="0" w:color="auto"/>
                        <w:bottom w:val="none" w:sz="0" w:space="0" w:color="auto"/>
                        <w:right w:val="none" w:sz="0" w:space="0" w:color="auto"/>
                      </w:divBdr>
                      <w:divsChild>
                        <w:div w:id="386072832">
                          <w:marLeft w:val="0"/>
                          <w:marRight w:val="0"/>
                          <w:marTop w:val="0"/>
                          <w:marBottom w:val="0"/>
                          <w:divBdr>
                            <w:top w:val="none" w:sz="0" w:space="0" w:color="auto"/>
                            <w:left w:val="none" w:sz="0" w:space="0" w:color="auto"/>
                            <w:bottom w:val="none" w:sz="0" w:space="0" w:color="auto"/>
                            <w:right w:val="none" w:sz="0" w:space="0" w:color="auto"/>
                          </w:divBdr>
                          <w:divsChild>
                            <w:div w:id="1766994234">
                              <w:marLeft w:val="0"/>
                              <w:marRight w:val="0"/>
                              <w:marTop w:val="0"/>
                              <w:marBottom w:val="0"/>
                              <w:divBdr>
                                <w:top w:val="none" w:sz="0" w:space="0" w:color="auto"/>
                                <w:left w:val="none" w:sz="0" w:space="0" w:color="auto"/>
                                <w:bottom w:val="none" w:sz="0" w:space="0" w:color="auto"/>
                                <w:right w:val="none" w:sz="0" w:space="0" w:color="auto"/>
                              </w:divBdr>
                              <w:divsChild>
                                <w:div w:id="1254164049">
                                  <w:marLeft w:val="0"/>
                                  <w:marRight w:val="0"/>
                                  <w:marTop w:val="0"/>
                                  <w:marBottom w:val="0"/>
                                  <w:divBdr>
                                    <w:top w:val="none" w:sz="0" w:space="0" w:color="auto"/>
                                    <w:left w:val="none" w:sz="0" w:space="0" w:color="auto"/>
                                    <w:bottom w:val="none" w:sz="0" w:space="0" w:color="auto"/>
                                    <w:right w:val="none" w:sz="0" w:space="0" w:color="auto"/>
                                  </w:divBdr>
                                  <w:divsChild>
                                    <w:div w:id="264122600">
                                      <w:marLeft w:val="0"/>
                                      <w:marRight w:val="0"/>
                                      <w:marTop w:val="0"/>
                                      <w:marBottom w:val="0"/>
                                      <w:divBdr>
                                        <w:top w:val="none" w:sz="0" w:space="0" w:color="auto"/>
                                        <w:left w:val="none" w:sz="0" w:space="0" w:color="auto"/>
                                        <w:bottom w:val="none" w:sz="0" w:space="0" w:color="auto"/>
                                        <w:right w:val="none" w:sz="0" w:space="0" w:color="auto"/>
                                      </w:divBdr>
                                      <w:divsChild>
                                        <w:div w:id="2005666687">
                                          <w:marLeft w:val="0"/>
                                          <w:marRight w:val="165"/>
                                          <w:marTop w:val="150"/>
                                          <w:marBottom w:val="0"/>
                                          <w:divBdr>
                                            <w:top w:val="none" w:sz="0" w:space="0" w:color="auto"/>
                                            <w:left w:val="none" w:sz="0" w:space="0" w:color="auto"/>
                                            <w:bottom w:val="none" w:sz="0" w:space="0" w:color="auto"/>
                                            <w:right w:val="none" w:sz="0" w:space="0" w:color="auto"/>
                                          </w:divBdr>
                                          <w:divsChild>
                                            <w:div w:id="1953049946">
                                              <w:marLeft w:val="0"/>
                                              <w:marRight w:val="0"/>
                                              <w:marTop w:val="0"/>
                                              <w:marBottom w:val="0"/>
                                              <w:divBdr>
                                                <w:top w:val="none" w:sz="0" w:space="0" w:color="auto"/>
                                                <w:left w:val="none" w:sz="0" w:space="0" w:color="auto"/>
                                                <w:bottom w:val="none" w:sz="0" w:space="0" w:color="auto"/>
                                                <w:right w:val="none" w:sz="0" w:space="0" w:color="auto"/>
                                              </w:divBdr>
                                              <w:divsChild>
                                                <w:div w:id="174938246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52995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341575">
      <w:bodyDiv w:val="1"/>
      <w:marLeft w:val="0"/>
      <w:marRight w:val="0"/>
      <w:marTop w:val="0"/>
      <w:marBottom w:val="0"/>
      <w:divBdr>
        <w:top w:val="none" w:sz="0" w:space="0" w:color="auto"/>
        <w:left w:val="none" w:sz="0" w:space="0" w:color="auto"/>
        <w:bottom w:val="none" w:sz="0" w:space="0" w:color="auto"/>
        <w:right w:val="none" w:sz="0" w:space="0" w:color="auto"/>
      </w:divBdr>
    </w:div>
    <w:div w:id="2009017241">
      <w:bodyDiv w:val="1"/>
      <w:marLeft w:val="0"/>
      <w:marRight w:val="0"/>
      <w:marTop w:val="0"/>
      <w:marBottom w:val="0"/>
      <w:divBdr>
        <w:top w:val="none" w:sz="0" w:space="0" w:color="auto"/>
        <w:left w:val="none" w:sz="0" w:space="0" w:color="auto"/>
        <w:bottom w:val="none" w:sz="0" w:space="0" w:color="auto"/>
        <w:right w:val="none" w:sz="0" w:space="0" w:color="auto"/>
      </w:divBdr>
    </w:div>
    <w:div w:id="2080202667">
      <w:bodyDiv w:val="1"/>
      <w:marLeft w:val="0"/>
      <w:marRight w:val="0"/>
      <w:marTop w:val="0"/>
      <w:marBottom w:val="0"/>
      <w:divBdr>
        <w:top w:val="none" w:sz="0" w:space="0" w:color="auto"/>
        <w:left w:val="none" w:sz="0" w:space="0" w:color="auto"/>
        <w:bottom w:val="none" w:sz="0" w:space="0" w:color="auto"/>
        <w:right w:val="none" w:sz="0" w:space="0" w:color="auto"/>
      </w:divBdr>
    </w:div>
    <w:div w:id="2118408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SO690Nmerical.XSL" StyleName="ISO 690 — odwołanie numeryczne" Version="1987">
  <b:Source>
    <b:Tag>Lee23</b:Tag>
    <b:SourceType>ArticleInAPeriodical</b:SourceType>
    <b:Guid>{CF7A99FD-0563-4618-9924-2DF4AF3599DC}</b:Guid>
    <b:Title>Three-Phase Single-Stage Bidirectional CCM Soft-Switching AC–DC Converter With Minimum Switch Count</b:Title>
    <b:PeriodicalTitle>IEEE Transactions on Power Electronics</b:PeriodicalTitle>
    <b:Year>2023</b:Year>
    <b:Volume>38</b:Volume>
    <b:Issue>2</b:Issue>
    <b:Author>
      <b:Author>
        <b:NameList>
          <b:Person>
            <b:Last>Lee</b:Last>
            <b:First>Jaeyeon</b:First>
            <b:Middle>and Jeong, Hyeonju and LE, Tat-Thang and Choi, Sewan</b:Middle>
          </b:Person>
        </b:NameList>
      </b:Author>
    </b:Author>
    <b:DOI>10.1109/TPEL.2022.3206896</b:DOI>
    <b:LCID>pl-PL</b:LCID>
    <b:Pages>2052-2062</b:Pages>
    <b:StandardNumber>10.1109/TPEL.2022.3206896</b:StandardNumbe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04b23095-1685-4a20-9a00-18dd000addb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D20A4161F3020043A1744A5ED5E4AF14" ma:contentTypeVersion="16" ma:contentTypeDescription="Utwórz nowy dokument." ma:contentTypeScope="" ma:versionID="00d8634f1cbd9fd83809cbc82e70f328">
  <xsd:schema xmlns:xsd="http://www.w3.org/2001/XMLSchema" xmlns:xs="http://www.w3.org/2001/XMLSchema" xmlns:p="http://schemas.microsoft.com/office/2006/metadata/properties" xmlns:ns3="04b23095-1685-4a20-9a00-18dd000addba" xmlns:ns4="746e01db-aa0a-4794-9a3e-38cd439a34ef" targetNamespace="http://schemas.microsoft.com/office/2006/metadata/properties" ma:root="true" ma:fieldsID="117b0ee63f04c25754859fe8d1f55cdf" ns3:_="" ns4:_="">
    <xsd:import namespace="04b23095-1685-4a20-9a00-18dd000addba"/>
    <xsd:import namespace="746e01db-aa0a-4794-9a3e-38cd439a34e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23095-1685-4a20-9a00-18dd000add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6e01db-aa0a-4794-9a3e-38cd439a34ef" elementFormDefault="qualified">
    <xsd:import namespace="http://schemas.microsoft.com/office/2006/documentManagement/types"/>
    <xsd:import namespace="http://schemas.microsoft.com/office/infopath/2007/PartnerControls"/>
    <xsd:element name="SharedWithUsers" ma:index="12"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Udostępnione dla — szczegóły" ma:internalName="SharedWithDetails" ma:readOnly="true">
      <xsd:simpleType>
        <xsd:restriction base="dms:Note">
          <xsd:maxLength value="255"/>
        </xsd:restriction>
      </xsd:simpleType>
    </xsd:element>
    <xsd:element name="SharingHintHash" ma:index="14"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C2A830-5FAD-4DE2-B26A-DF98F78F27AD}">
  <ds:schemaRefs>
    <ds:schemaRef ds:uri="http://schemas.microsoft.com/sharepoint/v3/contenttype/forms"/>
  </ds:schemaRefs>
</ds:datastoreItem>
</file>

<file path=customXml/itemProps2.xml><?xml version="1.0" encoding="utf-8"?>
<ds:datastoreItem xmlns:ds="http://schemas.openxmlformats.org/officeDocument/2006/customXml" ds:itemID="{2BC9769D-AB7D-4103-A862-90B96076A0F9}">
  <ds:schemaRefs>
    <ds:schemaRef ds:uri="http://schemas.openxmlformats.org/officeDocument/2006/bibliography"/>
  </ds:schemaRefs>
</ds:datastoreItem>
</file>

<file path=customXml/itemProps3.xml><?xml version="1.0" encoding="utf-8"?>
<ds:datastoreItem xmlns:ds="http://schemas.openxmlformats.org/officeDocument/2006/customXml" ds:itemID="{34ACFA9F-43E9-419A-B3B5-09F0F5604F4F}">
  <ds:schemaRefs>
    <ds:schemaRef ds:uri="http://schemas.microsoft.com/office/2006/metadata/properties"/>
    <ds:schemaRef ds:uri="http://schemas.microsoft.com/office/infopath/2007/PartnerControls"/>
    <ds:schemaRef ds:uri="04b23095-1685-4a20-9a00-18dd000addba"/>
  </ds:schemaRefs>
</ds:datastoreItem>
</file>

<file path=customXml/itemProps4.xml><?xml version="1.0" encoding="utf-8"?>
<ds:datastoreItem xmlns:ds="http://schemas.openxmlformats.org/officeDocument/2006/customXml" ds:itemID="{7B0766F0-699A-474D-9467-2428575097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b23095-1685-4a20-9a00-18dd000addba"/>
    <ds:schemaRef ds:uri="746e01db-aa0a-4794-9a3e-38cd439a3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6944</TotalTime>
  <Pages>22</Pages>
  <Words>6001</Words>
  <Characters>36012</Characters>
  <Application>Microsoft Office Word</Application>
  <DocSecurity>0</DocSecurity>
  <Lines>300</Lines>
  <Paragraphs>83</Paragraphs>
  <ScaleCrop>false</ScaleCrop>
  <HeadingPairs>
    <vt:vector size="2" baseType="variant">
      <vt:variant>
        <vt:lpstr>Tytuł</vt:lpstr>
      </vt:variant>
      <vt:variant>
        <vt:i4>1</vt:i4>
      </vt:variant>
    </vt:vector>
  </HeadingPairs>
  <TitlesOfParts>
    <vt:vector size="1" baseType="lpstr">
      <vt:lpstr>EB Szablon pracy dyplomowej inżynierskiej obowiązujący od stycznia 2017 r. (wersja 9. z dnia 05.07.2019)</vt:lpstr>
    </vt:vector>
  </TitlesOfParts>
  <Company/>
  <LinksUpToDate>false</LinksUpToDate>
  <CharactersWithSpaces>41930</CharactersWithSpaces>
  <SharedDoc>false</SharedDoc>
  <HLinks>
    <vt:vector size="222" baseType="variant">
      <vt:variant>
        <vt:i4>1769524</vt:i4>
      </vt:variant>
      <vt:variant>
        <vt:i4>557</vt:i4>
      </vt:variant>
      <vt:variant>
        <vt:i4>0</vt:i4>
      </vt:variant>
      <vt:variant>
        <vt:i4>5</vt:i4>
      </vt:variant>
      <vt:variant>
        <vt:lpwstr/>
      </vt:variant>
      <vt:variant>
        <vt:lpwstr>_Toc156038013</vt:lpwstr>
      </vt:variant>
      <vt:variant>
        <vt:i4>1769524</vt:i4>
      </vt:variant>
      <vt:variant>
        <vt:i4>551</vt:i4>
      </vt:variant>
      <vt:variant>
        <vt:i4>0</vt:i4>
      </vt:variant>
      <vt:variant>
        <vt:i4>5</vt:i4>
      </vt:variant>
      <vt:variant>
        <vt:lpwstr/>
      </vt:variant>
      <vt:variant>
        <vt:lpwstr>_Toc156038012</vt:lpwstr>
      </vt:variant>
      <vt:variant>
        <vt:i4>1769524</vt:i4>
      </vt:variant>
      <vt:variant>
        <vt:i4>545</vt:i4>
      </vt:variant>
      <vt:variant>
        <vt:i4>0</vt:i4>
      </vt:variant>
      <vt:variant>
        <vt:i4>5</vt:i4>
      </vt:variant>
      <vt:variant>
        <vt:lpwstr/>
      </vt:variant>
      <vt:variant>
        <vt:lpwstr>_Toc156038011</vt:lpwstr>
      </vt:variant>
      <vt:variant>
        <vt:i4>1769524</vt:i4>
      </vt:variant>
      <vt:variant>
        <vt:i4>536</vt:i4>
      </vt:variant>
      <vt:variant>
        <vt:i4>0</vt:i4>
      </vt:variant>
      <vt:variant>
        <vt:i4>5</vt:i4>
      </vt:variant>
      <vt:variant>
        <vt:lpwstr/>
      </vt:variant>
      <vt:variant>
        <vt:lpwstr>_Toc156038010</vt:lpwstr>
      </vt:variant>
      <vt:variant>
        <vt:i4>1703988</vt:i4>
      </vt:variant>
      <vt:variant>
        <vt:i4>530</vt:i4>
      </vt:variant>
      <vt:variant>
        <vt:i4>0</vt:i4>
      </vt:variant>
      <vt:variant>
        <vt:i4>5</vt:i4>
      </vt:variant>
      <vt:variant>
        <vt:lpwstr/>
      </vt:variant>
      <vt:variant>
        <vt:lpwstr>_Toc156038009</vt:lpwstr>
      </vt:variant>
      <vt:variant>
        <vt:i4>1703988</vt:i4>
      </vt:variant>
      <vt:variant>
        <vt:i4>524</vt:i4>
      </vt:variant>
      <vt:variant>
        <vt:i4>0</vt:i4>
      </vt:variant>
      <vt:variant>
        <vt:i4>5</vt:i4>
      </vt:variant>
      <vt:variant>
        <vt:lpwstr/>
      </vt:variant>
      <vt:variant>
        <vt:lpwstr>_Toc156038008</vt:lpwstr>
      </vt:variant>
      <vt:variant>
        <vt:i4>1703988</vt:i4>
      </vt:variant>
      <vt:variant>
        <vt:i4>518</vt:i4>
      </vt:variant>
      <vt:variant>
        <vt:i4>0</vt:i4>
      </vt:variant>
      <vt:variant>
        <vt:i4>5</vt:i4>
      </vt:variant>
      <vt:variant>
        <vt:lpwstr/>
      </vt:variant>
      <vt:variant>
        <vt:lpwstr>_Toc156038007</vt:lpwstr>
      </vt:variant>
      <vt:variant>
        <vt:i4>1703988</vt:i4>
      </vt:variant>
      <vt:variant>
        <vt:i4>512</vt:i4>
      </vt:variant>
      <vt:variant>
        <vt:i4>0</vt:i4>
      </vt:variant>
      <vt:variant>
        <vt:i4>5</vt:i4>
      </vt:variant>
      <vt:variant>
        <vt:lpwstr/>
      </vt:variant>
      <vt:variant>
        <vt:lpwstr>_Toc156038006</vt:lpwstr>
      </vt:variant>
      <vt:variant>
        <vt:i4>1703988</vt:i4>
      </vt:variant>
      <vt:variant>
        <vt:i4>506</vt:i4>
      </vt:variant>
      <vt:variant>
        <vt:i4>0</vt:i4>
      </vt:variant>
      <vt:variant>
        <vt:i4>5</vt:i4>
      </vt:variant>
      <vt:variant>
        <vt:lpwstr/>
      </vt:variant>
      <vt:variant>
        <vt:lpwstr>_Toc156038005</vt:lpwstr>
      </vt:variant>
      <vt:variant>
        <vt:i4>1703988</vt:i4>
      </vt:variant>
      <vt:variant>
        <vt:i4>500</vt:i4>
      </vt:variant>
      <vt:variant>
        <vt:i4>0</vt:i4>
      </vt:variant>
      <vt:variant>
        <vt:i4>5</vt:i4>
      </vt:variant>
      <vt:variant>
        <vt:lpwstr/>
      </vt:variant>
      <vt:variant>
        <vt:lpwstr>_Toc156038004</vt:lpwstr>
      </vt:variant>
      <vt:variant>
        <vt:i4>1703988</vt:i4>
      </vt:variant>
      <vt:variant>
        <vt:i4>494</vt:i4>
      </vt:variant>
      <vt:variant>
        <vt:i4>0</vt:i4>
      </vt:variant>
      <vt:variant>
        <vt:i4>5</vt:i4>
      </vt:variant>
      <vt:variant>
        <vt:lpwstr/>
      </vt:variant>
      <vt:variant>
        <vt:lpwstr>_Toc156038003</vt:lpwstr>
      </vt:variant>
      <vt:variant>
        <vt:i4>1703988</vt:i4>
      </vt:variant>
      <vt:variant>
        <vt:i4>488</vt:i4>
      </vt:variant>
      <vt:variant>
        <vt:i4>0</vt:i4>
      </vt:variant>
      <vt:variant>
        <vt:i4>5</vt:i4>
      </vt:variant>
      <vt:variant>
        <vt:lpwstr/>
      </vt:variant>
      <vt:variant>
        <vt:lpwstr>_Toc156038002</vt:lpwstr>
      </vt:variant>
      <vt:variant>
        <vt:i4>1703988</vt:i4>
      </vt:variant>
      <vt:variant>
        <vt:i4>482</vt:i4>
      </vt:variant>
      <vt:variant>
        <vt:i4>0</vt:i4>
      </vt:variant>
      <vt:variant>
        <vt:i4>5</vt:i4>
      </vt:variant>
      <vt:variant>
        <vt:lpwstr/>
      </vt:variant>
      <vt:variant>
        <vt:lpwstr>_Toc156038001</vt:lpwstr>
      </vt:variant>
      <vt:variant>
        <vt:i4>1703988</vt:i4>
      </vt:variant>
      <vt:variant>
        <vt:i4>476</vt:i4>
      </vt:variant>
      <vt:variant>
        <vt:i4>0</vt:i4>
      </vt:variant>
      <vt:variant>
        <vt:i4>5</vt:i4>
      </vt:variant>
      <vt:variant>
        <vt:lpwstr/>
      </vt:variant>
      <vt:variant>
        <vt:lpwstr>_Toc156038000</vt:lpwstr>
      </vt:variant>
      <vt:variant>
        <vt:i4>1835069</vt:i4>
      </vt:variant>
      <vt:variant>
        <vt:i4>470</vt:i4>
      </vt:variant>
      <vt:variant>
        <vt:i4>0</vt:i4>
      </vt:variant>
      <vt:variant>
        <vt:i4>5</vt:i4>
      </vt:variant>
      <vt:variant>
        <vt:lpwstr/>
      </vt:variant>
      <vt:variant>
        <vt:lpwstr>_Toc156037999</vt:lpwstr>
      </vt:variant>
      <vt:variant>
        <vt:i4>1835069</vt:i4>
      </vt:variant>
      <vt:variant>
        <vt:i4>128</vt:i4>
      </vt:variant>
      <vt:variant>
        <vt:i4>0</vt:i4>
      </vt:variant>
      <vt:variant>
        <vt:i4>5</vt:i4>
      </vt:variant>
      <vt:variant>
        <vt:lpwstr/>
      </vt:variant>
      <vt:variant>
        <vt:lpwstr>_Toc156037998</vt:lpwstr>
      </vt:variant>
      <vt:variant>
        <vt:i4>1835069</vt:i4>
      </vt:variant>
      <vt:variant>
        <vt:i4>122</vt:i4>
      </vt:variant>
      <vt:variant>
        <vt:i4>0</vt:i4>
      </vt:variant>
      <vt:variant>
        <vt:i4>5</vt:i4>
      </vt:variant>
      <vt:variant>
        <vt:lpwstr/>
      </vt:variant>
      <vt:variant>
        <vt:lpwstr>_Toc156037997</vt:lpwstr>
      </vt:variant>
      <vt:variant>
        <vt:i4>1835069</vt:i4>
      </vt:variant>
      <vt:variant>
        <vt:i4>116</vt:i4>
      </vt:variant>
      <vt:variant>
        <vt:i4>0</vt:i4>
      </vt:variant>
      <vt:variant>
        <vt:i4>5</vt:i4>
      </vt:variant>
      <vt:variant>
        <vt:lpwstr/>
      </vt:variant>
      <vt:variant>
        <vt:lpwstr>_Toc156037996</vt:lpwstr>
      </vt:variant>
      <vt:variant>
        <vt:i4>1835069</vt:i4>
      </vt:variant>
      <vt:variant>
        <vt:i4>110</vt:i4>
      </vt:variant>
      <vt:variant>
        <vt:i4>0</vt:i4>
      </vt:variant>
      <vt:variant>
        <vt:i4>5</vt:i4>
      </vt:variant>
      <vt:variant>
        <vt:lpwstr/>
      </vt:variant>
      <vt:variant>
        <vt:lpwstr>_Toc156037995</vt:lpwstr>
      </vt:variant>
      <vt:variant>
        <vt:i4>1835069</vt:i4>
      </vt:variant>
      <vt:variant>
        <vt:i4>104</vt:i4>
      </vt:variant>
      <vt:variant>
        <vt:i4>0</vt:i4>
      </vt:variant>
      <vt:variant>
        <vt:i4>5</vt:i4>
      </vt:variant>
      <vt:variant>
        <vt:lpwstr/>
      </vt:variant>
      <vt:variant>
        <vt:lpwstr>_Toc156037994</vt:lpwstr>
      </vt:variant>
      <vt:variant>
        <vt:i4>1835069</vt:i4>
      </vt:variant>
      <vt:variant>
        <vt:i4>98</vt:i4>
      </vt:variant>
      <vt:variant>
        <vt:i4>0</vt:i4>
      </vt:variant>
      <vt:variant>
        <vt:i4>5</vt:i4>
      </vt:variant>
      <vt:variant>
        <vt:lpwstr/>
      </vt:variant>
      <vt:variant>
        <vt:lpwstr>_Toc156037993</vt:lpwstr>
      </vt:variant>
      <vt:variant>
        <vt:i4>1835069</vt:i4>
      </vt:variant>
      <vt:variant>
        <vt:i4>92</vt:i4>
      </vt:variant>
      <vt:variant>
        <vt:i4>0</vt:i4>
      </vt:variant>
      <vt:variant>
        <vt:i4>5</vt:i4>
      </vt:variant>
      <vt:variant>
        <vt:lpwstr/>
      </vt:variant>
      <vt:variant>
        <vt:lpwstr>_Toc156037992</vt:lpwstr>
      </vt:variant>
      <vt:variant>
        <vt:i4>1835069</vt:i4>
      </vt:variant>
      <vt:variant>
        <vt:i4>86</vt:i4>
      </vt:variant>
      <vt:variant>
        <vt:i4>0</vt:i4>
      </vt:variant>
      <vt:variant>
        <vt:i4>5</vt:i4>
      </vt:variant>
      <vt:variant>
        <vt:lpwstr/>
      </vt:variant>
      <vt:variant>
        <vt:lpwstr>_Toc156037991</vt:lpwstr>
      </vt:variant>
      <vt:variant>
        <vt:i4>1835069</vt:i4>
      </vt:variant>
      <vt:variant>
        <vt:i4>80</vt:i4>
      </vt:variant>
      <vt:variant>
        <vt:i4>0</vt:i4>
      </vt:variant>
      <vt:variant>
        <vt:i4>5</vt:i4>
      </vt:variant>
      <vt:variant>
        <vt:lpwstr/>
      </vt:variant>
      <vt:variant>
        <vt:lpwstr>_Toc156037990</vt:lpwstr>
      </vt:variant>
      <vt:variant>
        <vt:i4>1900605</vt:i4>
      </vt:variant>
      <vt:variant>
        <vt:i4>74</vt:i4>
      </vt:variant>
      <vt:variant>
        <vt:i4>0</vt:i4>
      </vt:variant>
      <vt:variant>
        <vt:i4>5</vt:i4>
      </vt:variant>
      <vt:variant>
        <vt:lpwstr/>
      </vt:variant>
      <vt:variant>
        <vt:lpwstr>_Toc156037989</vt:lpwstr>
      </vt:variant>
      <vt:variant>
        <vt:i4>1900605</vt:i4>
      </vt:variant>
      <vt:variant>
        <vt:i4>68</vt:i4>
      </vt:variant>
      <vt:variant>
        <vt:i4>0</vt:i4>
      </vt:variant>
      <vt:variant>
        <vt:i4>5</vt:i4>
      </vt:variant>
      <vt:variant>
        <vt:lpwstr/>
      </vt:variant>
      <vt:variant>
        <vt:lpwstr>_Toc156037988</vt:lpwstr>
      </vt:variant>
      <vt:variant>
        <vt:i4>1900605</vt:i4>
      </vt:variant>
      <vt:variant>
        <vt:i4>62</vt:i4>
      </vt:variant>
      <vt:variant>
        <vt:i4>0</vt:i4>
      </vt:variant>
      <vt:variant>
        <vt:i4>5</vt:i4>
      </vt:variant>
      <vt:variant>
        <vt:lpwstr/>
      </vt:variant>
      <vt:variant>
        <vt:lpwstr>_Toc156037987</vt:lpwstr>
      </vt:variant>
      <vt:variant>
        <vt:i4>1900605</vt:i4>
      </vt:variant>
      <vt:variant>
        <vt:i4>56</vt:i4>
      </vt:variant>
      <vt:variant>
        <vt:i4>0</vt:i4>
      </vt:variant>
      <vt:variant>
        <vt:i4>5</vt:i4>
      </vt:variant>
      <vt:variant>
        <vt:lpwstr/>
      </vt:variant>
      <vt:variant>
        <vt:lpwstr>_Toc156037986</vt:lpwstr>
      </vt:variant>
      <vt:variant>
        <vt:i4>1900605</vt:i4>
      </vt:variant>
      <vt:variant>
        <vt:i4>50</vt:i4>
      </vt:variant>
      <vt:variant>
        <vt:i4>0</vt:i4>
      </vt:variant>
      <vt:variant>
        <vt:i4>5</vt:i4>
      </vt:variant>
      <vt:variant>
        <vt:lpwstr/>
      </vt:variant>
      <vt:variant>
        <vt:lpwstr>_Toc156037985</vt:lpwstr>
      </vt:variant>
      <vt:variant>
        <vt:i4>1900605</vt:i4>
      </vt:variant>
      <vt:variant>
        <vt:i4>44</vt:i4>
      </vt:variant>
      <vt:variant>
        <vt:i4>0</vt:i4>
      </vt:variant>
      <vt:variant>
        <vt:i4>5</vt:i4>
      </vt:variant>
      <vt:variant>
        <vt:lpwstr/>
      </vt:variant>
      <vt:variant>
        <vt:lpwstr>_Toc156037984</vt:lpwstr>
      </vt:variant>
      <vt:variant>
        <vt:i4>1900605</vt:i4>
      </vt:variant>
      <vt:variant>
        <vt:i4>38</vt:i4>
      </vt:variant>
      <vt:variant>
        <vt:i4>0</vt:i4>
      </vt:variant>
      <vt:variant>
        <vt:i4>5</vt:i4>
      </vt:variant>
      <vt:variant>
        <vt:lpwstr/>
      </vt:variant>
      <vt:variant>
        <vt:lpwstr>_Toc156037983</vt:lpwstr>
      </vt:variant>
      <vt:variant>
        <vt:i4>1900605</vt:i4>
      </vt:variant>
      <vt:variant>
        <vt:i4>32</vt:i4>
      </vt:variant>
      <vt:variant>
        <vt:i4>0</vt:i4>
      </vt:variant>
      <vt:variant>
        <vt:i4>5</vt:i4>
      </vt:variant>
      <vt:variant>
        <vt:lpwstr/>
      </vt:variant>
      <vt:variant>
        <vt:lpwstr>_Toc156037982</vt:lpwstr>
      </vt:variant>
      <vt:variant>
        <vt:i4>1900605</vt:i4>
      </vt:variant>
      <vt:variant>
        <vt:i4>26</vt:i4>
      </vt:variant>
      <vt:variant>
        <vt:i4>0</vt:i4>
      </vt:variant>
      <vt:variant>
        <vt:i4>5</vt:i4>
      </vt:variant>
      <vt:variant>
        <vt:lpwstr/>
      </vt:variant>
      <vt:variant>
        <vt:lpwstr>_Toc156037981</vt:lpwstr>
      </vt:variant>
      <vt:variant>
        <vt:i4>1900605</vt:i4>
      </vt:variant>
      <vt:variant>
        <vt:i4>20</vt:i4>
      </vt:variant>
      <vt:variant>
        <vt:i4>0</vt:i4>
      </vt:variant>
      <vt:variant>
        <vt:i4>5</vt:i4>
      </vt:variant>
      <vt:variant>
        <vt:lpwstr/>
      </vt:variant>
      <vt:variant>
        <vt:lpwstr>_Toc156037980</vt:lpwstr>
      </vt:variant>
      <vt:variant>
        <vt:i4>1179709</vt:i4>
      </vt:variant>
      <vt:variant>
        <vt:i4>14</vt:i4>
      </vt:variant>
      <vt:variant>
        <vt:i4>0</vt:i4>
      </vt:variant>
      <vt:variant>
        <vt:i4>5</vt:i4>
      </vt:variant>
      <vt:variant>
        <vt:lpwstr/>
      </vt:variant>
      <vt:variant>
        <vt:lpwstr>_Toc156037979</vt:lpwstr>
      </vt:variant>
      <vt:variant>
        <vt:i4>1179709</vt:i4>
      </vt:variant>
      <vt:variant>
        <vt:i4>8</vt:i4>
      </vt:variant>
      <vt:variant>
        <vt:i4>0</vt:i4>
      </vt:variant>
      <vt:variant>
        <vt:i4>5</vt:i4>
      </vt:variant>
      <vt:variant>
        <vt:lpwstr/>
      </vt:variant>
      <vt:variant>
        <vt:lpwstr>_Toc156037978</vt:lpwstr>
      </vt:variant>
      <vt:variant>
        <vt:i4>1179709</vt:i4>
      </vt:variant>
      <vt:variant>
        <vt:i4>2</vt:i4>
      </vt:variant>
      <vt:variant>
        <vt:i4>0</vt:i4>
      </vt:variant>
      <vt:variant>
        <vt:i4>5</vt:i4>
      </vt:variant>
      <vt:variant>
        <vt:lpwstr/>
      </vt:variant>
      <vt:variant>
        <vt:lpwstr>_Toc156037977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 Szablon pracy dyplomowej inżynierskiej obowiązujący od stycznia 2017 r. (wersja 9. z dnia 05.07.2019)</dc:title>
  <dc:subject>EB Szablon pracy dyplomowej inżynierskiej obowiązujący od stycznia 2017 r. (wersja 9. z dnia 05.07.2019)</dc:subject>
  <dc:creator>Emil Bartosiewicz</dc:creator>
  <cp:keywords/>
  <dc:description/>
  <cp:lastModifiedBy>Raczyński Rafał 2 (STUD)</cp:lastModifiedBy>
  <cp:revision>21</cp:revision>
  <cp:lastPrinted>2024-01-08T20:05:00Z</cp:lastPrinted>
  <dcterms:created xsi:type="dcterms:W3CDTF">2026-01-11T11:32:00Z</dcterms:created>
  <dcterms:modified xsi:type="dcterms:W3CDTF">2026-03-24T18:34:00Z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0x010100D20A4161F3020043A1744A5ED5E4AF14</vt:lpwstr>
  </property>
  <property fmtid="{D5CDD505-2E9C-101B-9397-08002B2CF9AE}" pid="3" name="ZOTERO_PREF_1">
    <vt:lpwstr>&lt;data data-version="3" zotero-version="6.0.30"&gt;&lt;session id="jfkQaFzY"/&gt;&lt;style id="http://www.zotero.org/styles/ieee" locale="pl-PL"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